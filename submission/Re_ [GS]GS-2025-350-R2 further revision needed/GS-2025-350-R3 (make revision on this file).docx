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C3103">
      <w:pPr>
        <w:pStyle w:val="4"/>
        <w:jc w:val="left"/>
        <w:rPr>
          <w:rFonts w:ascii="Arial"/>
          <w:b/>
          <w:sz w:val="20"/>
        </w:rPr>
      </w:pPr>
    </w:p>
    <w:p w14:paraId="32198573">
      <w:pPr>
        <w:pStyle w:val="7"/>
        <w:spacing w:line="273" w:lineRule="auto"/>
        <w:rPr>
          <w:color w:val="00B0F0"/>
          <w:u w:val="single"/>
          <w:lang w:eastAsia="zh-CN"/>
        </w:rPr>
      </w:pPr>
      <w:r>
        <w:rPr>
          <w:color w:val="00B0F0"/>
          <w:u w:val="single"/>
        </w:rPr>
        <w:t>Development and validation of explainable machine learning models to predict survival of M1 breast cancer patients</w:t>
      </w:r>
    </w:p>
    <w:p w14:paraId="7E17572E">
      <w:pPr>
        <w:pStyle w:val="7"/>
        <w:spacing w:line="273" w:lineRule="auto"/>
        <w:rPr>
          <w:color w:val="00B0F0"/>
          <w:u w:val="single"/>
          <w:lang w:eastAsia="zh-CN"/>
        </w:rPr>
      </w:pPr>
      <w:ins w:id="0" w:author="Editor-Z" w:date="2025-12-18T16:53:00Z">
        <w:r>
          <w:rPr>
            <w:color w:val="00B0F0"/>
            <w:u w:val="single"/>
            <w:lang w:eastAsia="zh-CN"/>
          </w:rPr>
          <w:t xml:space="preserve">Running title: </w:t>
        </w:r>
      </w:ins>
      <w:r>
        <w:rPr>
          <w:color w:val="00B0F0"/>
          <w:u w:val="single"/>
          <w:lang w:eastAsia="zh-CN"/>
        </w:rPr>
        <w:t xml:space="preserve">Explainable </w:t>
      </w:r>
      <w:r>
        <w:rPr>
          <w:color w:val="00B0F0"/>
          <w:u w:val="single"/>
        </w:rPr>
        <w:t>machine learning</w:t>
      </w:r>
      <w:r>
        <w:rPr>
          <w:color w:val="00B0F0"/>
          <w:u w:val="single"/>
          <w:lang w:eastAsia="zh-CN"/>
        </w:rPr>
        <w:t xml:space="preserve"> for M1 Breast Cancer Survival</w:t>
      </w:r>
    </w:p>
    <w:p w14:paraId="1821681E">
      <w:pPr>
        <w:pStyle w:val="3"/>
        <w:spacing w:before="50" w:line="295" w:lineRule="auto"/>
        <w:ind w:left="128" w:right="1503" w:firstLine="0"/>
        <w:rPr>
          <w:rFonts w:ascii="Microsoft Yi Baiti"/>
          <w:b w:val="0"/>
          <w:sz w:val="18"/>
        </w:rPr>
      </w:pPr>
      <w:r>
        <w:t>Long</w:t>
      </w:r>
      <w:r>
        <w:rPr>
          <w:spacing w:val="-11"/>
        </w:rPr>
        <w:t xml:space="preserve"> </w:t>
      </w:r>
      <w:r>
        <w:t>Jin</w:t>
      </w:r>
      <w:r>
        <w:rPr>
          <w:spacing w:val="-33"/>
        </w:rPr>
        <w:t xml:space="preserve"> </w:t>
      </w:r>
      <w:r>
        <w:rPr>
          <w:rFonts w:ascii="Microsoft Yi Baiti"/>
          <w:b w:val="0"/>
          <w:spacing w:val="2"/>
          <w:position w:val="9"/>
          <w:sz w:val="18"/>
        </w:rPr>
        <w:t>1</w:t>
      </w:r>
      <w:r>
        <w:rPr>
          <w:b w:val="0"/>
          <w:i/>
          <w:spacing w:val="2"/>
          <w:position w:val="9"/>
          <w:sz w:val="18"/>
        </w:rPr>
        <w:t>,</w:t>
      </w:r>
      <w:r>
        <w:rPr>
          <w:rFonts w:ascii="Microsoft Yi Baiti"/>
          <w:b w:val="0"/>
          <w:spacing w:val="2"/>
          <w:position w:val="9"/>
          <w:sz w:val="18"/>
        </w:rPr>
        <w:t>2</w:t>
      </w:r>
      <w:r>
        <w:rPr>
          <w:spacing w:val="2"/>
        </w:rPr>
        <w:t>,</w:t>
      </w:r>
      <w:r>
        <w:rPr>
          <w:spacing w:val="-11"/>
        </w:rPr>
        <w:t xml:space="preserve"> </w:t>
      </w:r>
      <w:r>
        <w:t>Qifan</w:t>
      </w:r>
      <w:r>
        <w:rPr>
          <w:spacing w:val="-11"/>
        </w:rPr>
        <w:t xml:space="preserve"> </w:t>
      </w:r>
      <w:r>
        <w:t>Zhao</w:t>
      </w:r>
      <w:r>
        <w:rPr>
          <w:spacing w:val="-33"/>
        </w:rPr>
        <w:t xml:space="preserve"> </w:t>
      </w:r>
      <w:r>
        <w:rPr>
          <w:rFonts w:ascii="Microsoft Yi Baiti"/>
          <w:b w:val="0"/>
          <w:spacing w:val="5"/>
          <w:position w:val="9"/>
          <w:sz w:val="18"/>
        </w:rPr>
        <w:t>3</w:t>
      </w:r>
      <w:r>
        <w:rPr>
          <w:spacing w:val="5"/>
        </w:rPr>
        <w:t>,</w:t>
      </w:r>
      <w:r>
        <w:rPr>
          <w:spacing w:val="-11"/>
        </w:rPr>
        <w:t xml:space="preserve"> </w:t>
      </w:r>
      <w:r>
        <w:t>Shenbo</w:t>
      </w:r>
      <w:r>
        <w:rPr>
          <w:spacing w:val="-11"/>
        </w:rPr>
        <w:t xml:space="preserve"> </w:t>
      </w:r>
      <w:r>
        <w:t>Fu</w:t>
      </w:r>
      <w:r>
        <w:rPr>
          <w:spacing w:val="-33"/>
        </w:rPr>
        <w:t xml:space="preserve"> </w:t>
      </w:r>
      <w:r>
        <w:rPr>
          <w:rFonts w:ascii="Microsoft Yi Baiti"/>
          <w:b w:val="0"/>
          <w:spacing w:val="5"/>
          <w:position w:val="9"/>
          <w:sz w:val="18"/>
        </w:rPr>
        <w:t>4</w:t>
      </w:r>
      <w:r>
        <w:rPr>
          <w:spacing w:val="5"/>
        </w:rPr>
        <w:t>,</w:t>
      </w:r>
      <w:r>
        <w:rPr>
          <w:spacing w:val="-11"/>
        </w:rPr>
        <w:t xml:space="preserve"> </w:t>
      </w:r>
      <w:r>
        <w:t>Zheng</w:t>
      </w:r>
      <w:r>
        <w:rPr>
          <w:spacing w:val="-11"/>
        </w:rPr>
        <w:t xml:space="preserve"> </w:t>
      </w:r>
      <w:r>
        <w:t>Chao</w:t>
      </w:r>
      <w:r>
        <w:rPr>
          <w:spacing w:val="-33"/>
        </w:rPr>
        <w:t xml:space="preserve"> </w:t>
      </w:r>
      <w:r>
        <w:rPr>
          <w:rFonts w:ascii="Microsoft Yi Baiti"/>
          <w:b w:val="0"/>
          <w:spacing w:val="5"/>
          <w:position w:val="9"/>
          <w:sz w:val="18"/>
        </w:rPr>
        <w:t>5</w:t>
      </w:r>
      <w:r>
        <w:rPr>
          <w:spacing w:val="5"/>
        </w:rPr>
        <w:t>,</w:t>
      </w:r>
      <w:r>
        <w:rPr>
          <w:spacing w:val="-11"/>
        </w:rPr>
        <w:t xml:space="preserve"> </w:t>
      </w:r>
      <w:r>
        <w:t>Fei</w:t>
      </w:r>
      <w:r>
        <w:rPr>
          <w:spacing w:val="-11"/>
        </w:rPr>
        <w:t xml:space="preserve"> </w:t>
      </w:r>
      <w:r>
        <w:t>Cao</w:t>
      </w:r>
      <w:r>
        <w:rPr>
          <w:spacing w:val="-33"/>
        </w:rPr>
        <w:t xml:space="preserve"> </w:t>
      </w:r>
      <w:r>
        <w:rPr>
          <w:rFonts w:ascii="Microsoft Yi Baiti"/>
          <w:b w:val="0"/>
          <w:spacing w:val="5"/>
          <w:position w:val="9"/>
          <w:sz w:val="18"/>
        </w:rPr>
        <w:t>6</w:t>
      </w:r>
      <w:r>
        <w:rPr>
          <w:spacing w:val="5"/>
        </w:rPr>
        <w:t>,</w:t>
      </w:r>
      <w:r>
        <w:rPr>
          <w:spacing w:val="-11"/>
        </w:rPr>
        <w:t xml:space="preserve"> </w:t>
      </w:r>
      <w:r>
        <w:t>Jie</w:t>
      </w:r>
      <w:r>
        <w:rPr>
          <w:spacing w:val="-11"/>
        </w:rPr>
        <w:t xml:space="preserve"> </w:t>
      </w:r>
      <w:r>
        <w:rPr>
          <w:spacing w:val="-6"/>
        </w:rPr>
        <w:t>Wu</w:t>
      </w:r>
      <w:r>
        <w:rPr>
          <w:spacing w:val="-33"/>
        </w:rPr>
        <w:t xml:space="preserve"> </w:t>
      </w:r>
      <w:r>
        <w:rPr>
          <w:rFonts w:ascii="Microsoft Yi Baiti"/>
          <w:b w:val="0"/>
          <w:spacing w:val="5"/>
          <w:position w:val="9"/>
          <w:sz w:val="18"/>
        </w:rPr>
        <w:t>1</w:t>
      </w:r>
      <w:r>
        <w:rPr>
          <w:spacing w:val="5"/>
        </w:rPr>
        <w:t>,</w:t>
      </w:r>
      <w:r>
        <w:rPr>
          <w:spacing w:val="-11"/>
        </w:rPr>
        <w:t xml:space="preserve"> </w:t>
      </w:r>
      <w:r>
        <w:t>Dede Ma</w:t>
      </w:r>
      <w:r>
        <w:rPr>
          <w:spacing w:val="-28"/>
        </w:rPr>
        <w:t xml:space="preserve"> </w:t>
      </w:r>
      <w:r>
        <w:rPr>
          <w:rFonts w:ascii="Microsoft Yi Baiti"/>
          <w:b w:val="0"/>
          <w:position w:val="9"/>
          <w:sz w:val="18"/>
        </w:rPr>
        <w:t>2</w:t>
      </w:r>
      <w:r>
        <w:rPr>
          <w:b w:val="0"/>
          <w:i/>
          <w:position w:val="9"/>
          <w:sz w:val="18"/>
        </w:rPr>
        <w:t>,</w:t>
      </w:r>
      <w:r>
        <w:rPr>
          <w:rFonts w:ascii="Microsoft Yi Baiti"/>
          <w:b w:val="0"/>
          <w:position w:val="9"/>
          <w:sz w:val="18"/>
        </w:rPr>
        <w:t>7</w:t>
      </w:r>
      <w:r>
        <w:rPr>
          <w:rFonts w:ascii="Microsoft Yi Baiti"/>
          <w:b w:val="0"/>
          <w:spacing w:val="-3"/>
          <w:position w:val="9"/>
          <w:sz w:val="18"/>
        </w:rPr>
        <w:t xml:space="preserve"> </w:t>
      </w:r>
      <w:r>
        <w:rPr>
          <w:spacing w:val="2"/>
        </w:rPr>
        <w:t>,</w:t>
      </w:r>
      <w:r>
        <w:t>Xulong</w:t>
      </w:r>
      <w:r>
        <w:rPr>
          <w:spacing w:val="-1"/>
        </w:rPr>
        <w:t xml:space="preserve"> </w:t>
      </w:r>
      <w:r>
        <w:t>Zhu</w:t>
      </w:r>
      <w:r>
        <w:rPr>
          <w:spacing w:val="-27"/>
        </w:rPr>
        <w:t xml:space="preserve"> </w:t>
      </w:r>
      <w:r>
        <w:rPr>
          <w:rFonts w:ascii="Microsoft Yi Baiti"/>
          <w:b w:val="0"/>
          <w:position w:val="9"/>
          <w:sz w:val="18"/>
        </w:rPr>
        <w:t>2</w:t>
      </w:r>
      <w:r>
        <w:rPr>
          <w:b w:val="0"/>
          <w:i/>
          <w:position w:val="9"/>
          <w:sz w:val="18"/>
        </w:rPr>
        <w:t>,</w:t>
      </w:r>
      <w:r>
        <w:rPr>
          <w:rFonts w:ascii="Microsoft Yi Baiti"/>
          <w:b w:val="0"/>
          <w:position w:val="9"/>
          <w:sz w:val="18"/>
        </w:rPr>
        <w:t>7</w:t>
      </w:r>
      <w:r>
        <w:t>and</w:t>
      </w:r>
      <w:r>
        <w:rPr>
          <w:spacing w:val="-1"/>
        </w:rPr>
        <w:t xml:space="preserve"> </w:t>
      </w:r>
      <w:r>
        <w:t>Yuan Zhang</w:t>
      </w:r>
      <w:r>
        <w:rPr>
          <w:spacing w:val="-27"/>
        </w:rPr>
        <w:t xml:space="preserve"> </w:t>
      </w:r>
      <w:r>
        <w:rPr>
          <w:rFonts w:ascii="Microsoft Yi Baiti"/>
          <w:b w:val="0"/>
          <w:spacing w:val="5"/>
          <w:position w:val="9"/>
          <w:sz w:val="18"/>
        </w:rPr>
        <w:t>6</w:t>
      </w:r>
      <w:r>
        <w:rPr>
          <w:rFonts w:hint="eastAsia" w:eastAsia="宋体"/>
          <w:sz w:val="30"/>
          <w:lang w:eastAsia="zh-CN"/>
        </w:rPr>
        <w:t>*</w:t>
      </w:r>
    </w:p>
    <w:p w14:paraId="54A40A7C">
      <w:pPr>
        <w:pStyle w:val="3"/>
        <w:spacing w:before="50" w:line="295" w:lineRule="auto"/>
        <w:ind w:left="128" w:right="1503" w:firstLine="0"/>
        <w:rPr>
          <w:rFonts w:ascii="Microsoft Yi Baiti"/>
          <w:b w:val="0"/>
          <w:sz w:val="18"/>
        </w:rPr>
      </w:pPr>
    </w:p>
    <w:p w14:paraId="34330ABE">
      <w:pPr>
        <w:spacing w:before="15" w:line="242" w:lineRule="auto"/>
        <w:ind w:left="128" w:right="1500" w:hanging="10"/>
        <w:rPr>
          <w:rFonts w:ascii="Arial" w:hAnsi="Arial"/>
          <w:i/>
          <w:sz w:val="24"/>
        </w:rPr>
      </w:pPr>
      <w:r>
        <w:rPr>
          <w:rFonts w:ascii="Microsoft Yi Baiti" w:hAnsi="Microsoft Yi Baiti"/>
          <w:position w:val="9"/>
          <w:sz w:val="18"/>
        </w:rPr>
        <w:t xml:space="preserve">1 </w:t>
      </w:r>
      <w:r>
        <w:rPr>
          <w:rFonts w:ascii="Arial" w:hAnsi="Arial"/>
          <w:i/>
          <w:sz w:val="24"/>
        </w:rPr>
        <w:t xml:space="preserve">Department of Radiation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 xml:space="preserve">Hospital, Xi’an, China, </w:t>
      </w:r>
      <w:r>
        <w:rPr>
          <w:rFonts w:ascii="Microsoft Yi Baiti" w:hAnsi="Microsoft Yi Baiti"/>
          <w:position w:val="9"/>
          <w:sz w:val="18"/>
        </w:rPr>
        <w:t xml:space="preserve">2 </w:t>
      </w:r>
      <w:r>
        <w:rPr>
          <w:rFonts w:ascii="Arial" w:hAnsi="Arial"/>
          <w:i/>
          <w:sz w:val="24"/>
        </w:rPr>
        <w:t xml:space="preserve">The Project of Shaanxi Breast Disease Clinical Medical Research Center Xi’an, China, </w:t>
      </w:r>
      <w:r>
        <w:rPr>
          <w:rFonts w:ascii="Microsoft Yi Baiti" w:hAnsi="Microsoft Yi Baiti"/>
          <w:position w:val="9"/>
          <w:sz w:val="18"/>
        </w:rPr>
        <w:t xml:space="preserve">3 </w:t>
      </w:r>
      <w:r>
        <w:rPr>
          <w:rFonts w:ascii="Arial" w:hAnsi="Arial"/>
          <w:i/>
          <w:sz w:val="24"/>
        </w:rPr>
        <w:t>Department of Computer Science, The University of Hong Kong, Hong</w:t>
      </w:r>
      <w:r>
        <w:rPr>
          <w:rFonts w:ascii="Arial" w:hAnsi="Arial"/>
          <w:i/>
          <w:spacing w:val="-15"/>
          <w:sz w:val="24"/>
        </w:rPr>
        <w:t xml:space="preserve"> </w:t>
      </w:r>
      <w:r>
        <w:rPr>
          <w:rFonts w:ascii="Arial" w:hAnsi="Arial"/>
          <w:i/>
          <w:sz w:val="24"/>
        </w:rPr>
        <w:t>Kong,</w:t>
      </w:r>
      <w:r>
        <w:rPr>
          <w:rFonts w:ascii="Arial" w:hAnsi="Arial"/>
          <w:i/>
          <w:spacing w:val="-14"/>
          <w:sz w:val="24"/>
        </w:rPr>
        <w:t xml:space="preserve"> </w:t>
      </w:r>
      <w:r>
        <w:rPr>
          <w:rFonts w:ascii="Arial" w:hAnsi="Arial"/>
          <w:i/>
          <w:sz w:val="24"/>
        </w:rPr>
        <w:t>China,</w:t>
      </w:r>
      <w:r>
        <w:rPr>
          <w:rFonts w:ascii="Arial" w:hAnsi="Arial"/>
          <w:i/>
          <w:spacing w:val="-15"/>
          <w:sz w:val="24"/>
        </w:rPr>
        <w:t xml:space="preserve"> </w:t>
      </w:r>
      <w:r>
        <w:rPr>
          <w:rFonts w:ascii="Microsoft Yi Baiti" w:hAnsi="Microsoft Yi Baiti"/>
          <w:position w:val="9"/>
          <w:sz w:val="18"/>
        </w:rPr>
        <w:t>4</w:t>
      </w:r>
      <w:r>
        <w:rPr>
          <w:rFonts w:ascii="Microsoft Yi Baiti" w:hAnsi="Microsoft Yi Baiti"/>
          <w:spacing w:val="-18"/>
          <w:position w:val="9"/>
          <w:sz w:val="18"/>
        </w:rPr>
        <w:t xml:space="preserve"> </w:t>
      </w:r>
      <w:r>
        <w:rPr>
          <w:rFonts w:ascii="Arial" w:hAnsi="Arial"/>
          <w:i/>
          <w:sz w:val="24"/>
        </w:rPr>
        <w:t>Department</w:t>
      </w:r>
      <w:r>
        <w:rPr>
          <w:rFonts w:ascii="Arial" w:hAnsi="Arial"/>
          <w:i/>
          <w:spacing w:val="-14"/>
          <w:sz w:val="24"/>
        </w:rPr>
        <w:t xml:space="preserve"> </w:t>
      </w:r>
      <w:r>
        <w:rPr>
          <w:rFonts w:ascii="Arial" w:hAnsi="Arial"/>
          <w:i/>
          <w:sz w:val="24"/>
        </w:rPr>
        <w:t>of</w:t>
      </w:r>
      <w:r>
        <w:rPr>
          <w:rFonts w:ascii="Arial" w:hAnsi="Arial"/>
          <w:i/>
          <w:spacing w:val="-15"/>
          <w:sz w:val="24"/>
        </w:rPr>
        <w:t xml:space="preserve"> </w:t>
      </w:r>
      <w:r>
        <w:rPr>
          <w:rFonts w:ascii="Arial" w:hAnsi="Arial"/>
          <w:i/>
          <w:sz w:val="24"/>
        </w:rPr>
        <w:t>Radiation</w:t>
      </w:r>
      <w:r>
        <w:rPr>
          <w:rFonts w:ascii="Arial" w:hAnsi="Arial"/>
          <w:i/>
          <w:spacing w:val="-14"/>
          <w:sz w:val="24"/>
        </w:rPr>
        <w:t xml:space="preserve"> </w:t>
      </w:r>
      <w:r>
        <w:rPr>
          <w:rFonts w:ascii="Arial" w:hAnsi="Arial"/>
          <w:i/>
          <w:spacing w:val="-3"/>
          <w:sz w:val="24"/>
        </w:rPr>
        <w:t>Oncology,</w:t>
      </w:r>
      <w:r>
        <w:rPr>
          <w:rFonts w:ascii="Arial" w:hAnsi="Arial"/>
          <w:i/>
          <w:spacing w:val="-15"/>
          <w:sz w:val="24"/>
        </w:rPr>
        <w:t xml:space="preserve"> </w:t>
      </w:r>
      <w:r>
        <w:rPr>
          <w:rFonts w:ascii="Arial" w:hAnsi="Arial"/>
          <w:i/>
          <w:sz w:val="24"/>
        </w:rPr>
        <w:t>Shaanxi</w:t>
      </w:r>
      <w:r>
        <w:rPr>
          <w:rFonts w:ascii="Arial" w:hAnsi="Arial"/>
          <w:i/>
          <w:spacing w:val="-14"/>
          <w:sz w:val="24"/>
        </w:rPr>
        <w:t xml:space="preserve"> </w:t>
      </w:r>
      <w:r>
        <w:rPr>
          <w:rFonts w:ascii="Arial" w:hAnsi="Arial"/>
          <w:i/>
          <w:sz w:val="24"/>
        </w:rPr>
        <w:t>Provincial</w:t>
      </w:r>
      <w:r>
        <w:rPr>
          <w:rFonts w:ascii="Arial" w:hAnsi="Arial"/>
          <w:i/>
          <w:spacing w:val="-14"/>
          <w:sz w:val="24"/>
        </w:rPr>
        <w:t xml:space="preserve"> </w:t>
      </w:r>
      <w:r>
        <w:rPr>
          <w:rFonts w:ascii="Arial" w:hAnsi="Arial"/>
          <w:i/>
          <w:sz w:val="24"/>
        </w:rPr>
        <w:t xml:space="preserve">Cancer Hospital, Xi’an,China, </w:t>
      </w:r>
      <w:r>
        <w:rPr>
          <w:rFonts w:ascii="Microsoft Yi Baiti" w:hAnsi="Microsoft Yi Baiti"/>
          <w:position w:val="9"/>
          <w:sz w:val="18"/>
        </w:rPr>
        <w:t xml:space="preserve">5 </w:t>
      </w:r>
      <w:r>
        <w:rPr>
          <w:rFonts w:ascii="Arial" w:hAnsi="Arial"/>
          <w:i/>
          <w:sz w:val="24"/>
        </w:rPr>
        <w:t xml:space="preserve">Department of Medical Imaging Diagnosis,Hanzhong Central Hospital ,Hanzhong ,China </w:t>
      </w:r>
      <w:r>
        <w:rPr>
          <w:rFonts w:ascii="Microsoft Yi Baiti" w:hAnsi="Microsoft Yi Baiti"/>
          <w:position w:val="9"/>
          <w:sz w:val="18"/>
        </w:rPr>
        <w:t xml:space="preserve">6 </w:t>
      </w:r>
      <w:r>
        <w:rPr>
          <w:rFonts w:ascii="Arial" w:hAnsi="Arial"/>
          <w:i/>
          <w:sz w:val="24"/>
        </w:rPr>
        <w:t xml:space="preserve">Department of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 xml:space="preserve">Hospital, Xi’an, China, </w:t>
      </w:r>
      <w:r>
        <w:rPr>
          <w:rFonts w:ascii="Microsoft Yi Baiti" w:hAnsi="Microsoft Yi Baiti"/>
          <w:position w:val="9"/>
          <w:sz w:val="18"/>
        </w:rPr>
        <w:t xml:space="preserve">7 </w:t>
      </w:r>
      <w:r>
        <w:rPr>
          <w:rFonts w:ascii="Arial" w:hAnsi="Arial"/>
          <w:i/>
          <w:sz w:val="24"/>
        </w:rPr>
        <w:t xml:space="preserve">Department of surgical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Hospital, Xi’an,</w:t>
      </w:r>
      <w:r>
        <w:rPr>
          <w:rFonts w:ascii="Arial" w:hAnsi="Arial"/>
          <w:i/>
          <w:spacing w:val="-3"/>
          <w:sz w:val="24"/>
        </w:rPr>
        <w:t xml:space="preserve"> </w:t>
      </w:r>
      <w:r>
        <w:rPr>
          <w:rFonts w:ascii="Arial" w:hAnsi="Arial"/>
          <w:i/>
          <w:sz w:val="24"/>
        </w:rPr>
        <w:t>710068,China</w:t>
      </w:r>
    </w:p>
    <w:p w14:paraId="252FF0BE">
      <w:pPr>
        <w:pStyle w:val="4"/>
        <w:jc w:val="left"/>
        <w:rPr>
          <w:rFonts w:ascii="Arial" w:eastAsia="宋体"/>
          <w:sz w:val="30"/>
          <w:lang w:eastAsia="zh-CN"/>
        </w:rPr>
      </w:pPr>
      <w:r>
        <w:rPr>
          <w:rFonts w:hint="eastAsia" w:ascii="Arial" w:eastAsia="宋体"/>
          <w:sz w:val="30"/>
          <w:lang w:eastAsia="zh-CN"/>
        </w:rPr>
        <w:t xml:space="preserve">   Correspondence*:</w:t>
      </w:r>
    </w:p>
    <w:p w14:paraId="3B337B12">
      <w:pPr>
        <w:pStyle w:val="4"/>
        <w:ind w:firstLine="240" w:firstLineChars="100"/>
        <w:jc w:val="left"/>
        <w:rPr>
          <w:rFonts w:ascii="Arial" w:eastAsia="宋体"/>
          <w:sz w:val="30"/>
          <w:lang w:eastAsia="zh-CN"/>
        </w:rPr>
      </w:pPr>
      <w:r>
        <w:fldChar w:fldCharType="begin"/>
      </w:r>
      <w:r>
        <w:instrText xml:space="preserve"> HYPERLINK "mailto:2015141241065@stu.scu.edu.cn" </w:instrText>
      </w:r>
      <w:r>
        <w:fldChar w:fldCharType="separate"/>
      </w:r>
      <w:r>
        <w:rPr>
          <w:rStyle w:val="13"/>
          <w:rFonts w:ascii="宋体" w:hAnsi="宋体" w:eastAsia="宋体" w:cs="宋体"/>
        </w:rPr>
        <w:t>2015141241065@stu.scu.edu.cn</w:t>
      </w:r>
      <w:r>
        <w:rPr>
          <w:rStyle w:val="13"/>
          <w:rFonts w:ascii="宋体" w:hAnsi="宋体" w:eastAsia="宋体" w:cs="宋体"/>
        </w:rPr>
        <w:fldChar w:fldCharType="end"/>
      </w:r>
    </w:p>
    <w:p w14:paraId="41053768">
      <w:pPr>
        <w:pStyle w:val="4"/>
        <w:jc w:val="left"/>
        <w:rPr>
          <w:rFonts w:ascii="Arial"/>
          <w:sz w:val="30"/>
        </w:rPr>
      </w:pPr>
    </w:p>
    <w:p w14:paraId="002B70C5">
      <w:pPr>
        <w:pStyle w:val="2"/>
        <w:spacing w:before="164"/>
      </w:pPr>
      <w:r>
        <w:rPr>
          <w:color w:val="231F20"/>
        </w:rPr>
        <w:t>AUTHOR CONTRIBUTIONS</w:t>
      </w:r>
    </w:p>
    <w:p w14:paraId="2AB1D254">
      <w:pPr>
        <w:pStyle w:val="4"/>
        <w:spacing w:before="264" w:line="259" w:lineRule="auto"/>
        <w:ind w:left="128" w:right="184"/>
      </w:pPr>
      <w:r>
        <w:t>(I) Conception and design: LJ, QZ</w:t>
      </w:r>
    </w:p>
    <w:p w14:paraId="02DEA18F">
      <w:pPr>
        <w:pStyle w:val="4"/>
        <w:spacing w:before="264" w:line="259" w:lineRule="auto"/>
        <w:ind w:left="128" w:right="184"/>
      </w:pPr>
      <w:r>
        <w:t>(II) Administrative support: None</w:t>
      </w:r>
    </w:p>
    <w:p w14:paraId="31E8918A">
      <w:pPr>
        <w:pStyle w:val="4"/>
        <w:spacing w:before="264" w:line="259" w:lineRule="auto"/>
        <w:ind w:left="128" w:right="184"/>
      </w:pPr>
      <w:r>
        <w:t>(III) Provision of study materials or patients: LJ</w:t>
      </w:r>
    </w:p>
    <w:p w14:paraId="42242384">
      <w:pPr>
        <w:pStyle w:val="4"/>
        <w:spacing w:before="264" w:line="259" w:lineRule="auto"/>
        <w:ind w:left="128" w:right="184"/>
      </w:pPr>
      <w:r>
        <w:t>(IV) Collection and assembly of data: LJ</w:t>
      </w:r>
    </w:p>
    <w:p w14:paraId="7F735B43">
      <w:pPr>
        <w:pStyle w:val="4"/>
        <w:spacing w:before="264" w:line="259" w:lineRule="auto"/>
        <w:ind w:left="128" w:right="184"/>
      </w:pPr>
      <w:r>
        <w:t>(V) Data analysis and interpretation: QZ</w:t>
      </w:r>
    </w:p>
    <w:p w14:paraId="07811127">
      <w:pPr>
        <w:pStyle w:val="4"/>
        <w:spacing w:before="264" w:line="259" w:lineRule="auto"/>
        <w:ind w:left="128" w:right="184"/>
      </w:pPr>
      <w:r>
        <w:t>(VI) Manuscript writing: All authors</w:t>
      </w:r>
    </w:p>
    <w:p w14:paraId="1D91DCD5">
      <w:pPr>
        <w:pStyle w:val="4"/>
        <w:spacing w:before="264" w:line="259" w:lineRule="auto"/>
        <w:ind w:left="128" w:right="184"/>
        <w:sectPr>
          <w:headerReference r:id="rId3" w:type="default"/>
          <w:footerReference r:id="rId4" w:type="default"/>
          <w:pgSz w:w="11910" w:h="16840"/>
          <w:pgMar w:top="1180" w:right="760" w:bottom="1220" w:left="780" w:header="775" w:footer="1033" w:gutter="0"/>
          <w:cols w:space="720" w:num="1"/>
        </w:sectPr>
      </w:pPr>
      <w:r>
        <w:t>(VII) Final approval of manuscript: All authors</w:t>
      </w:r>
    </w:p>
    <w:p w14:paraId="7FD191BF">
      <w:pPr>
        <w:pStyle w:val="15"/>
        <w:tabs>
          <w:tab w:val="left" w:pos="428"/>
        </w:tabs>
        <w:spacing w:before="1" w:line="259" w:lineRule="auto"/>
        <w:ind w:left="0" w:right="192" w:firstLine="0"/>
        <w:rPr>
          <w:sz w:val="24"/>
        </w:rPr>
      </w:pPr>
    </w:p>
    <w:p w14:paraId="153CFB2F">
      <w:pPr>
        <w:pStyle w:val="7"/>
        <w:spacing w:line="273" w:lineRule="auto"/>
        <w:rPr>
          <w:rFonts w:eastAsiaTheme="minorEastAsia"/>
          <w:color w:val="00B0F0"/>
          <w:u w:val="single"/>
          <w:lang w:eastAsia="zh-CN"/>
        </w:rPr>
      </w:pPr>
    </w:p>
    <w:p w14:paraId="5F1D7B3C">
      <w:pPr>
        <w:pStyle w:val="3"/>
        <w:ind w:left="120" w:firstLine="0"/>
      </w:pPr>
    </w:p>
    <w:p w14:paraId="090DA6E5">
      <w:pPr>
        <w:pStyle w:val="3"/>
        <w:ind w:left="120" w:firstLine="0"/>
      </w:pPr>
      <w:r>
        <w:t>ABSTRACT</w:t>
      </w:r>
    </w:p>
    <w:p w14:paraId="6BC8653F">
      <w:pPr>
        <w:pStyle w:val="4"/>
        <w:spacing w:before="175" w:line="259" w:lineRule="auto"/>
        <w:ind w:left="128" w:right="186"/>
        <w:rPr>
          <w:rFonts w:ascii="Arial"/>
          <w:color w:val="00B0F0"/>
          <w:u w:val="single"/>
        </w:rPr>
      </w:pPr>
      <w:r>
        <w:rPr>
          <w:rFonts w:ascii="Arial"/>
          <w:b/>
        </w:rPr>
        <w:t>Background</w:t>
      </w:r>
      <w:r>
        <w:rPr>
          <w:rFonts w:hint="eastAsia" w:ascii="Arial" w:eastAsiaTheme="minorEastAsia"/>
          <w:b/>
          <w:lang w:eastAsia="zh-CN"/>
        </w:rPr>
        <w:t xml:space="preserve"> </w:t>
      </w:r>
      <w:r>
        <w:rPr>
          <w:rFonts w:ascii="Arial"/>
          <w:color w:val="00B0F0"/>
          <w:u w:val="single"/>
        </w:rPr>
        <w:t>The Prognosis of patients with metastatic (M1) breast cancer is controversial and the prognostic value of local therapy is not well established</w:t>
      </w:r>
      <w:r>
        <w:rPr>
          <w:rFonts w:hint="eastAsia" w:ascii="宋体" w:hAnsi="宋体" w:eastAsia="宋体" w:cs="宋体"/>
          <w:color w:val="00B0F0"/>
          <w:lang w:eastAsia="zh-CN"/>
        </w:rPr>
        <w:t>.</w:t>
      </w:r>
      <w:r>
        <w:rPr>
          <w:rFonts w:ascii="Arial"/>
          <w:color w:val="00B0F0"/>
        </w:rPr>
        <w:t xml:space="preserve"> </w:t>
      </w:r>
      <w:r>
        <w:rPr>
          <w:rFonts w:ascii="Arial"/>
          <w:color w:val="00B0F0"/>
          <w:u w:val="single"/>
        </w:rPr>
        <w:t>We aimed to develop and validate explainable machine learning–based survival models to predict overall survival (OS) in this population.</w:t>
      </w:r>
    </w:p>
    <w:p w14:paraId="01E11BB9">
      <w:pPr>
        <w:pStyle w:val="4"/>
        <w:spacing w:before="174" w:line="259" w:lineRule="auto"/>
        <w:ind w:left="120" w:right="185" w:firstLine="8"/>
        <w:rPr>
          <w:rFonts w:ascii="Arial" w:hAnsi="Arial"/>
        </w:rPr>
      </w:pPr>
      <w:r>
        <w:rPr>
          <w:rFonts w:ascii="Arial" w:hAnsi="Arial"/>
          <w:b/>
        </w:rPr>
        <w:t xml:space="preserve">Methods </w:t>
      </w:r>
      <w:r>
        <w:rPr>
          <w:rFonts w:ascii="Arial" w:hAnsi="Arial"/>
        </w:rPr>
        <w:t xml:space="preserve">We retrospectively identified 10,214 female patients with histologically confirmed M1 breast cancer diagnosed between January 2013 and December 2018 from the SEER database, each with a single malignant lesion. </w:t>
      </w:r>
      <w:r>
        <w:rPr>
          <w:rFonts w:ascii="Arial" w:hAnsi="Arial"/>
          <w:color w:val="00B0F0"/>
          <w:u w:val="single"/>
        </w:rPr>
        <w:t>Patients with ambiguous or incomplete metastasis data were excluded.</w:t>
      </w:r>
      <w:r>
        <w:rPr>
          <w:rFonts w:ascii="Arial" w:hAnsi="Arial"/>
          <w:color w:val="00B0F0"/>
        </w:rPr>
        <w:t xml:space="preserve"> </w:t>
      </w:r>
      <w:r>
        <w:rPr>
          <w:rFonts w:ascii="Arial" w:hAnsi="Arial"/>
          <w:color w:val="00B0F0"/>
          <w:u w:val="single"/>
        </w:rPr>
        <w:t xml:space="preserve">Candidate predictors included age, sex, laterality, AJCC T, N, and M stage, surgery of the primary site, breast subtype, ER and PR status, marital status, radiation, chemotherapy, tumor grade, histology, and metastasis to bone, brain, liver, or lung. Two </w:t>
      </w:r>
      <w:r>
        <w:rPr>
          <w:rFonts w:hint="eastAsia" w:ascii="Arial" w:hAnsi="Arial" w:eastAsiaTheme="minorEastAsia"/>
          <w:color w:val="00B0F0"/>
          <w:u w:val="single"/>
          <w:lang w:eastAsia="zh-CN"/>
        </w:rPr>
        <w:t xml:space="preserve">time-to-overall survival(OS) </w:t>
      </w:r>
      <w:r>
        <w:rPr>
          <w:rFonts w:ascii="Arial" w:hAnsi="Arial"/>
          <w:color w:val="00B0F0"/>
          <w:u w:val="single"/>
        </w:rPr>
        <w:t>prediction models</w:t>
      </w:r>
      <w:r>
        <w:rPr>
          <w:rFonts w:ascii="Arial" w:hAnsi="Arial"/>
        </w:rPr>
        <w:t>—a neural network and a Cox proportional hazards model—were trained and internally validated, and externally tested in a cohort of 100 M1 breast cancer patients from China. Model interpretability was assessed through global and individual feature importance analyses.</w:t>
      </w:r>
    </w:p>
    <w:p w14:paraId="33F14905">
      <w:pPr>
        <w:pStyle w:val="4"/>
        <w:spacing w:before="174" w:line="259" w:lineRule="auto"/>
        <w:ind w:left="120" w:right="185" w:firstLine="8"/>
        <w:rPr>
          <w:rFonts w:ascii="Arial" w:hAnsi="Arial" w:eastAsia="宋体"/>
          <w:lang w:eastAsia="zh-CN"/>
        </w:rPr>
      </w:pPr>
      <w:r>
        <w:rPr>
          <w:rFonts w:ascii="Arial"/>
          <w:b/>
        </w:rPr>
        <w:t>Results</w:t>
      </w:r>
      <w:r>
        <w:rPr>
          <w:rFonts w:ascii="Arial"/>
          <w:b/>
          <w:spacing w:val="-23"/>
        </w:rPr>
        <w:t xml:space="preserve"> </w:t>
      </w:r>
      <w:r>
        <w:rPr>
          <w:rFonts w:hint="eastAsia" w:ascii="Arial" w:hAnsi="Arial" w:eastAsia="宋体"/>
          <w:lang w:eastAsia="zh-CN"/>
        </w:rPr>
        <w:t xml:space="preserve">In </w:t>
      </w:r>
      <w:r>
        <w:rPr>
          <w:rFonts w:hint="eastAsia" w:ascii="Arial"/>
        </w:rPr>
        <w:t>total</w:t>
      </w:r>
      <w:r>
        <w:rPr>
          <w:rFonts w:hint="eastAsia" w:ascii="Arial" w:eastAsia="宋体"/>
          <w:lang w:eastAsia="zh-CN"/>
        </w:rPr>
        <w:t>,</w:t>
      </w:r>
      <w:r>
        <w:rPr>
          <w:rFonts w:hint="eastAsia" w:ascii="Arial"/>
        </w:rPr>
        <w:t xml:space="preserve"> 10,314 patients were enrolled in the study. </w:t>
      </w:r>
      <w:r>
        <w:rPr>
          <w:rFonts w:hint="eastAsia" w:ascii="Arial"/>
          <w:color w:val="00B0F0"/>
          <w:u w:val="single"/>
        </w:rPr>
        <w:t xml:space="preserve">The </w:t>
      </w:r>
      <w:r>
        <w:rPr>
          <w:rFonts w:ascii="Arial"/>
          <w:color w:val="00B0F0"/>
          <w:u w:val="single"/>
        </w:rPr>
        <w:t xml:space="preserve">median </w:t>
      </w:r>
      <w:r>
        <w:rPr>
          <w:rFonts w:hint="eastAsia" w:ascii="Arial" w:eastAsiaTheme="minorEastAsia"/>
          <w:color w:val="00B0F0"/>
          <w:u w:val="single"/>
          <w:lang w:eastAsia="zh-CN"/>
        </w:rPr>
        <w:t xml:space="preserve">follow-up </w:t>
      </w:r>
      <w:r>
        <w:rPr>
          <w:rFonts w:ascii="Arial"/>
          <w:color w:val="00B0F0"/>
          <w:u w:val="single"/>
        </w:rPr>
        <w:t xml:space="preserve">time </w:t>
      </w:r>
      <w:r>
        <w:rPr>
          <w:rFonts w:hint="eastAsia" w:ascii="Arial"/>
          <w:color w:val="00B0F0"/>
          <w:u w:val="single"/>
        </w:rPr>
        <w:t>42 for training dataset</w:t>
      </w:r>
      <w:r>
        <w:rPr>
          <w:rFonts w:ascii="Arial"/>
          <w:color w:val="00B0F0"/>
          <w:u w:val="single"/>
        </w:rPr>
        <w:t xml:space="preserve"> and 3</w:t>
      </w:r>
      <w:r>
        <w:rPr>
          <w:rFonts w:hint="eastAsia" w:ascii="Arial"/>
          <w:color w:val="00B0F0"/>
          <w:u w:val="single"/>
        </w:rPr>
        <w:t>6</w:t>
      </w:r>
      <w:r>
        <w:rPr>
          <w:rFonts w:ascii="Arial"/>
          <w:color w:val="00B0F0"/>
          <w:u w:val="single"/>
        </w:rPr>
        <w:t xml:space="preserve"> months</w:t>
      </w:r>
      <w:r>
        <w:rPr>
          <w:rFonts w:hint="eastAsia" w:ascii="Arial"/>
          <w:color w:val="00B0F0"/>
          <w:u w:val="single"/>
        </w:rPr>
        <w:t xml:space="preserve"> for testing dataset</w:t>
      </w:r>
      <w:r>
        <w:rPr>
          <w:rFonts w:ascii="Arial"/>
          <w:color w:val="00B0F0"/>
          <w:u w:val="single"/>
        </w:rPr>
        <w:t xml:space="preserve"> respectively</w:t>
      </w:r>
      <w:r>
        <w:rPr>
          <w:rFonts w:ascii="Arial"/>
        </w:rPr>
        <w:t>.</w:t>
      </w:r>
      <w:r>
        <w:rPr>
          <w:rFonts w:hint="eastAsia" w:ascii="Arial" w:eastAsiaTheme="minorEastAsia"/>
          <w:lang w:eastAsia="zh-CN"/>
        </w:rPr>
        <w:t xml:space="preserve"> </w:t>
      </w:r>
      <w:r>
        <w:rPr>
          <w:rFonts w:hint="eastAsia" w:ascii="Arial"/>
        </w:rPr>
        <w:t>The deep learning network demonstrated greater stability and accuracy than the Cox proportional hazards model in predicting patient survival, both on the internal test dataset (C-index = 0.771 vs. 0.632) and in external validation (C-index = 0.782 vs. 0.650).</w:t>
      </w:r>
      <w:r>
        <w:rPr>
          <w:rFonts w:hint="eastAsia" w:ascii="Arial" w:eastAsiaTheme="minorEastAsia"/>
          <w:lang w:eastAsia="zh-CN"/>
        </w:rPr>
        <w:t xml:space="preserve"> </w:t>
      </w:r>
      <w:r>
        <w:rPr>
          <w:rFonts w:hint="eastAsia" w:ascii="Arial"/>
        </w:rPr>
        <w:t>Several important prognostic factors were identified by the deep learning model, such as</w:t>
      </w:r>
      <w:r>
        <w:rPr>
          <w:rFonts w:hint="eastAsia" w:ascii="Arial" w:eastAsia="宋体"/>
          <w:lang w:eastAsia="zh-CN"/>
        </w:rPr>
        <w:t xml:space="preserve"> </w:t>
      </w:r>
      <w:r>
        <w:rPr>
          <w:rFonts w:ascii="Arial"/>
          <w:color w:val="00B0F0"/>
          <w:u w:val="single"/>
        </w:rPr>
        <w:t>Breast subtype, metastatic site and</w:t>
      </w:r>
      <w:r>
        <w:rPr>
          <w:rFonts w:ascii="Arial"/>
          <w:color w:val="00B0F0"/>
          <w:spacing w:val="-8"/>
          <w:u w:val="single"/>
        </w:rPr>
        <w:t xml:space="preserve"> </w:t>
      </w:r>
      <w:r>
        <w:rPr>
          <w:rFonts w:ascii="Arial"/>
          <w:color w:val="00B0F0"/>
          <w:u w:val="single"/>
        </w:rPr>
        <w:t>Surgery status</w:t>
      </w:r>
      <w:r>
        <w:rPr>
          <w:rFonts w:ascii="Arial"/>
          <w:color w:val="00B0F0"/>
        </w:rPr>
        <w:t>.</w:t>
      </w:r>
      <w:r>
        <w:rPr>
          <w:rFonts w:hint="eastAsia" w:ascii="Arial" w:eastAsiaTheme="minorEastAsia"/>
          <w:color w:val="00B0F0"/>
          <w:lang w:eastAsia="zh-CN"/>
        </w:rPr>
        <w:t xml:space="preserve"> </w:t>
      </w:r>
      <w:r>
        <w:rPr>
          <w:rFonts w:hint="eastAsia" w:ascii="Arial"/>
          <w:color w:val="00B0F0"/>
          <w:u w:val="single"/>
        </w:rPr>
        <w:t>Surgery was associated with improved OS in patients with bone metastases</w:t>
      </w:r>
      <w:r>
        <w:rPr>
          <w:rFonts w:hint="eastAsia" w:ascii="Arial" w:eastAsiaTheme="minorEastAsia"/>
          <w:color w:val="00B0F0"/>
          <w:u w:val="single"/>
          <w:lang w:eastAsia="zh-CN"/>
        </w:rPr>
        <w:t xml:space="preserve"> selected after propensity score matching</w:t>
      </w:r>
      <w:r>
        <w:rPr>
          <w:rFonts w:hint="eastAsia" w:ascii="Arial"/>
          <w:color w:val="00B0F0"/>
          <w:u w:val="single"/>
        </w:rPr>
        <w:t>, with 5-year OS rates of 76.9% versus 27.2% for the surgery and non-surgery groups, respectively (P = 0.0</w:t>
      </w:r>
      <w:r>
        <w:rPr>
          <w:rFonts w:hint="eastAsia" w:ascii="Arial" w:eastAsiaTheme="minorEastAsia"/>
          <w:color w:val="00B0F0"/>
          <w:u w:val="single"/>
          <w:lang w:eastAsia="zh-CN"/>
        </w:rPr>
        <w:t>01</w:t>
      </w:r>
      <w:r>
        <w:rPr>
          <w:rFonts w:hint="eastAsia" w:ascii="Arial"/>
          <w:color w:val="00B0F0"/>
          <w:u w:val="single"/>
        </w:rPr>
        <w:t>)</w:t>
      </w:r>
      <w:r>
        <w:rPr>
          <w:rFonts w:hint="eastAsia" w:ascii="Arial"/>
          <w:color w:val="00B0F0"/>
        </w:rPr>
        <w:t>.</w:t>
      </w:r>
    </w:p>
    <w:p w14:paraId="4A8B233A">
      <w:pPr>
        <w:pStyle w:val="4"/>
        <w:spacing w:before="184" w:line="259" w:lineRule="auto"/>
        <w:ind w:left="174" w:right="146"/>
        <w:rPr>
          <w:rFonts w:ascii="Arial"/>
          <w:color w:val="00B0F0"/>
        </w:rPr>
      </w:pPr>
      <w:r>
        <w:rPr>
          <w:rFonts w:ascii="Arial"/>
          <w:b/>
        </w:rPr>
        <w:t xml:space="preserve">Conclusion </w:t>
      </w:r>
      <w:r>
        <w:rPr>
          <w:rFonts w:ascii="Arial"/>
          <w:color w:val="00B0F0"/>
          <w:u w:val="single"/>
        </w:rPr>
        <w:t xml:space="preserve">We developed and externally validated machine learning models that accurately predict </w:t>
      </w:r>
      <w:r>
        <w:rPr>
          <w:rFonts w:hint="eastAsia" w:ascii="Arial" w:eastAsiaTheme="minorEastAsia"/>
          <w:color w:val="00B0F0"/>
          <w:u w:val="single"/>
          <w:lang w:eastAsia="zh-CN"/>
        </w:rPr>
        <w:t>survival</w:t>
      </w:r>
      <w:r>
        <w:rPr>
          <w:rFonts w:ascii="Arial"/>
          <w:color w:val="00B0F0"/>
          <w:u w:val="single"/>
        </w:rPr>
        <w:t xml:space="preserve"> in patients with M1 breast cancer</w:t>
      </w:r>
      <w:r>
        <w:rPr>
          <w:rFonts w:ascii="Arial"/>
          <w:color w:val="00B0F0"/>
        </w:rPr>
        <w:t>.</w:t>
      </w:r>
      <w:r>
        <w:rPr>
          <w:rFonts w:hint="eastAsia" w:ascii="Arial" w:eastAsiaTheme="minorEastAsia"/>
          <w:color w:val="00B0F0"/>
          <w:lang w:eastAsia="zh-CN"/>
        </w:rPr>
        <w:t xml:space="preserve"> B</w:t>
      </w:r>
      <w:r>
        <w:rPr>
          <w:rFonts w:ascii="Arial"/>
          <w:color w:val="00B0F0"/>
          <w:u w:val="single"/>
        </w:rPr>
        <w:t>reast subtype, metastatic site and</w:t>
      </w:r>
      <w:r>
        <w:rPr>
          <w:rFonts w:ascii="Arial"/>
          <w:color w:val="00B0F0"/>
          <w:spacing w:val="-8"/>
          <w:u w:val="single"/>
        </w:rPr>
        <w:t xml:space="preserve"> </w:t>
      </w:r>
      <w:r>
        <w:rPr>
          <w:rFonts w:ascii="Arial"/>
          <w:color w:val="00B0F0"/>
          <w:u w:val="single"/>
        </w:rPr>
        <w:t>Surgery status</w:t>
      </w:r>
      <w:r>
        <w:rPr>
          <w:rFonts w:hint="eastAsia" w:ascii="Arial" w:eastAsiaTheme="minorEastAsia"/>
          <w:color w:val="00B0F0"/>
          <w:u w:val="single"/>
          <w:lang w:eastAsia="zh-CN"/>
        </w:rPr>
        <w:t xml:space="preserve"> are the most important factors for survival prediction among </w:t>
      </w:r>
      <w:r>
        <w:rPr>
          <w:rFonts w:ascii="Arial"/>
          <w:color w:val="00B0F0"/>
          <w:u w:val="single"/>
        </w:rPr>
        <w:t>M1 breast cancer</w:t>
      </w:r>
      <w:r>
        <w:rPr>
          <w:rFonts w:hint="eastAsia" w:ascii="Arial" w:eastAsiaTheme="minorEastAsia"/>
          <w:color w:val="00B0F0"/>
          <w:u w:val="single"/>
          <w:lang w:eastAsia="zh-CN"/>
        </w:rPr>
        <w:t xml:space="preserve"> patients.The </w:t>
      </w:r>
      <w:r>
        <w:rPr>
          <w:rFonts w:ascii="Arial" w:eastAsiaTheme="minorEastAsia"/>
          <w:color w:val="00B0F0"/>
          <w:u w:val="single"/>
          <w:lang w:eastAsia="zh-CN"/>
        </w:rPr>
        <w:t>Breast subtype</w:t>
      </w:r>
      <w:r>
        <w:rPr>
          <w:rFonts w:hint="eastAsia" w:ascii="Arial" w:eastAsiaTheme="minorEastAsia"/>
          <w:color w:val="00B0F0"/>
          <w:u w:val="single"/>
          <w:lang w:eastAsia="zh-CN"/>
        </w:rPr>
        <w:t xml:space="preserve"> and </w:t>
      </w:r>
      <w:r>
        <w:rPr>
          <w:rFonts w:ascii="Arial"/>
          <w:color w:val="00B0F0"/>
          <w:u w:val="single"/>
        </w:rPr>
        <w:t xml:space="preserve">Patients with metastasis at Bone </w:t>
      </w:r>
      <w:r>
        <w:rPr>
          <w:rFonts w:hint="eastAsia" w:ascii="Arial" w:eastAsiaTheme="minorEastAsia"/>
          <w:color w:val="00B0F0"/>
          <w:u w:val="single"/>
          <w:lang w:eastAsia="zh-CN"/>
        </w:rPr>
        <w:t>may</w:t>
      </w:r>
      <w:r>
        <w:rPr>
          <w:rFonts w:ascii="Arial"/>
          <w:color w:val="00B0F0"/>
          <w:u w:val="single"/>
        </w:rPr>
        <w:t xml:space="preserve"> benefit from Surgery while metastasis at Brain,</w:t>
      </w:r>
      <w:r>
        <w:rPr>
          <w:rFonts w:hint="eastAsia" w:ascii="Arial" w:eastAsiaTheme="minorEastAsia"/>
          <w:color w:val="00B0F0"/>
          <w:u w:val="single"/>
          <w:lang w:eastAsia="zh-CN"/>
        </w:rPr>
        <w:t xml:space="preserve"> </w:t>
      </w:r>
      <w:r>
        <w:rPr>
          <w:rFonts w:ascii="Arial"/>
          <w:color w:val="00B0F0"/>
          <w:u w:val="single"/>
        </w:rPr>
        <w:t>Lung and Liver do not</w:t>
      </w:r>
      <w:r>
        <w:rPr>
          <w:rFonts w:ascii="Arial"/>
          <w:color w:val="00B0F0"/>
        </w:rPr>
        <w:t>.</w:t>
      </w:r>
    </w:p>
    <w:p w14:paraId="56D353D1">
      <w:pPr>
        <w:spacing w:before="257"/>
        <w:ind w:left="174"/>
        <w:jc w:val="both"/>
        <w:rPr>
          <w:ins w:id="1" w:author="Editor-Z" w:date="2025-12-23T16:21:00Z"/>
          <w:rFonts w:ascii="Arial"/>
          <w:b/>
          <w:sz w:val="16"/>
        </w:rPr>
      </w:pPr>
      <w:r>
        <w:rPr>
          <w:rFonts w:ascii="Arial"/>
          <w:b/>
          <w:sz w:val="16"/>
        </w:rPr>
        <w:t>Keywords: M1 breast cancer; local therapy; machine learning; triple-negative</w:t>
      </w:r>
    </w:p>
    <w:p w14:paraId="53F91379">
      <w:pPr>
        <w:spacing w:before="257"/>
        <w:ind w:left="174"/>
        <w:jc w:val="both"/>
        <w:rPr>
          <w:ins w:id="2" w:author="Editor-Z" w:date="2025-12-23T16:21:00Z"/>
          <w:rFonts w:ascii="Arial"/>
          <w:b/>
          <w:sz w:val="16"/>
        </w:rPr>
      </w:pPr>
    </w:p>
    <w:tbl>
      <w:tblPr>
        <w:tblStyle w:val="8"/>
        <w:tblpPr w:leftFromText="180" w:rightFromText="180" w:vertAnchor="text" w:horzAnchor="page" w:tblpX="1260" w:tblpY="65"/>
        <w:tblOverlap w:val="never"/>
        <w:tblW w:w="9648"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48"/>
      </w:tblGrid>
      <w:tr w14:paraId="363B070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rHeight w:val="2467" w:hRule="atLeast"/>
        </w:trPr>
        <w:tc>
          <w:tcPr>
            <w:tcW w:w="9648" w:type="dxa"/>
            <w:tcBorders>
              <w:top w:val="outset" w:color="auto" w:sz="6" w:space="0"/>
              <w:left w:val="outset" w:color="auto" w:sz="6" w:space="0"/>
              <w:bottom w:val="outset" w:color="auto" w:sz="6" w:space="0"/>
              <w:right w:val="outset" w:color="auto" w:sz="6" w:space="0"/>
            </w:tcBorders>
            <w:shd w:val="clear" w:color="auto" w:fill="FFFFFF"/>
            <w:tcMar>
              <w:top w:w="0" w:type="dxa"/>
              <w:left w:w="150" w:type="dxa"/>
              <w:bottom w:w="0" w:type="dxa"/>
              <w:right w:w="0" w:type="dxa"/>
            </w:tcMar>
            <w:vAlign w:val="center"/>
          </w:tcPr>
          <w:p w14:paraId="5ECC02F5">
            <w:pPr>
              <w:snapToGrid w:val="0"/>
              <w:rPr>
                <w:rFonts w:eastAsia="楷体"/>
                <w:color w:val="000000"/>
                <w:sz w:val="24"/>
              </w:rPr>
            </w:pPr>
            <w:r>
              <w:rPr>
                <w:rFonts w:eastAsia="楷体"/>
                <w:b/>
                <w:bCs/>
                <w:color w:val="000000"/>
                <w:sz w:val="24"/>
              </w:rPr>
              <w:t>Key findings</w:t>
            </w:r>
          </w:p>
          <w:p w14:paraId="539A6A63">
            <w:pPr>
              <w:numPr>
                <w:ilvl w:val="0"/>
                <w:numId w:val="1"/>
              </w:numPr>
              <w:autoSpaceDE/>
              <w:autoSpaceDN/>
              <w:snapToGrid w:val="0"/>
              <w:ind w:left="1095"/>
              <w:jc w:val="both"/>
              <w:rPr>
                <w:rFonts w:eastAsia="楷体"/>
                <w:color w:val="000000"/>
                <w:sz w:val="24"/>
              </w:rPr>
            </w:pPr>
            <w:r>
              <w:rPr>
                <w:rFonts w:eastAsia="楷体"/>
                <w:color w:val="000000"/>
                <w:sz w:val="24"/>
              </w:rPr>
              <w:t>We developed and externally validated explainable machine learning (ML) survival models for patients with M1 (stage IV) breast cancer using large-scale population data.</w:t>
            </w:r>
          </w:p>
          <w:p w14:paraId="65F03BB1">
            <w:pPr>
              <w:numPr>
                <w:ilvl w:val="0"/>
                <w:numId w:val="1"/>
              </w:numPr>
              <w:autoSpaceDE/>
              <w:autoSpaceDN/>
              <w:snapToGrid w:val="0"/>
              <w:ind w:left="1095"/>
              <w:jc w:val="both"/>
              <w:rPr>
                <w:rFonts w:eastAsia="楷体"/>
                <w:color w:val="000000"/>
                <w:sz w:val="24"/>
              </w:rPr>
            </w:pPr>
            <w:r>
              <w:rPr>
                <w:rFonts w:eastAsia="楷体"/>
                <w:color w:val="000000"/>
                <w:sz w:val="24"/>
              </w:rPr>
              <w:t>The deep learning model outperformed the Cox proportional hazards model in both internal and external validation.</w:t>
            </w:r>
          </w:p>
          <w:p w14:paraId="4C2EEC70">
            <w:pPr>
              <w:numPr>
                <w:ilvl w:val="0"/>
                <w:numId w:val="1"/>
              </w:numPr>
              <w:autoSpaceDE/>
              <w:autoSpaceDN/>
              <w:snapToGrid w:val="0"/>
              <w:ind w:left="1095"/>
              <w:jc w:val="both"/>
              <w:rPr>
                <w:rFonts w:eastAsia="楷体"/>
                <w:color w:val="000000"/>
                <w:sz w:val="24"/>
              </w:rPr>
            </w:pPr>
            <w:r>
              <w:rPr>
                <w:rFonts w:eastAsia="楷体"/>
                <w:color w:val="000000"/>
                <w:sz w:val="24"/>
              </w:rPr>
              <w:t>Breast cancer subtype, metastatic site, and surgery of the primary tumor were identified as the most influential prognostic factors.</w:t>
            </w:r>
          </w:p>
          <w:p w14:paraId="3F31572F">
            <w:pPr>
              <w:numPr>
                <w:ilvl w:val="0"/>
                <w:numId w:val="1"/>
              </w:numPr>
              <w:autoSpaceDE/>
              <w:autoSpaceDN/>
              <w:snapToGrid w:val="0"/>
              <w:ind w:left="1095"/>
              <w:jc w:val="both"/>
              <w:rPr>
                <w:rFonts w:eastAsia="楷体"/>
                <w:color w:val="000000"/>
                <w:sz w:val="24"/>
              </w:rPr>
            </w:pPr>
            <w:r>
              <w:rPr>
                <w:rFonts w:eastAsia="楷体"/>
                <w:color w:val="000000"/>
                <w:sz w:val="24"/>
              </w:rPr>
              <w:t>Surgery was associated with improved overall survival (OS) in patients with bone metastases, but not in those with brain, lung, or liver metastases.</w:t>
            </w:r>
          </w:p>
          <w:p w14:paraId="62EA7F63">
            <w:pPr>
              <w:snapToGrid w:val="0"/>
              <w:rPr>
                <w:rFonts w:eastAsia="楷体"/>
                <w:color w:val="000000"/>
                <w:sz w:val="24"/>
              </w:rPr>
            </w:pPr>
            <w:r>
              <w:rPr>
                <w:rFonts w:eastAsia="楷体"/>
                <w:b/>
                <w:bCs/>
                <w:color w:val="000000"/>
                <w:sz w:val="24"/>
              </w:rPr>
              <w:t xml:space="preserve">What is known and what is new? </w:t>
            </w:r>
          </w:p>
          <w:p w14:paraId="5925E695">
            <w:pPr>
              <w:numPr>
                <w:ilvl w:val="0"/>
                <w:numId w:val="2"/>
              </w:numPr>
              <w:autoSpaceDE/>
              <w:autoSpaceDN/>
              <w:snapToGrid w:val="0"/>
              <w:ind w:left="1095"/>
              <w:jc w:val="both"/>
              <w:rPr>
                <w:rFonts w:eastAsia="楷体"/>
                <w:color w:val="000000"/>
                <w:sz w:val="24"/>
              </w:rPr>
            </w:pPr>
            <w:r>
              <w:rPr>
                <w:rFonts w:eastAsia="楷体"/>
                <w:color w:val="000000"/>
                <w:sz w:val="24"/>
              </w:rPr>
              <w:t>What is known:</w:t>
            </w:r>
          </w:p>
          <w:p w14:paraId="1E0BD85E">
            <w:pPr>
              <w:snapToGrid w:val="0"/>
              <w:ind w:left="735"/>
              <w:jc w:val="both"/>
              <w:rPr>
                <w:rFonts w:eastAsia="楷体"/>
                <w:color w:val="000000"/>
                <w:sz w:val="24"/>
              </w:rPr>
            </w:pPr>
            <w:r>
              <w:rPr>
                <w:rFonts w:eastAsia="楷体"/>
                <w:color w:val="000000"/>
                <w:sz w:val="24"/>
              </w:rPr>
              <w:t>Survival outcomes in metastatic (M1) breast cancer are highly heterogeneous. Prior prognostic models, mainly based on traditional statistical methods, show limited predictive accuracy and often lack interpretability. The survival benefit of local surgery in stage IV breast cancer remains controversial, particularly across different metastatic patterns.</w:t>
            </w:r>
          </w:p>
          <w:p w14:paraId="477859C0">
            <w:pPr>
              <w:numPr>
                <w:ilvl w:val="0"/>
                <w:numId w:val="2"/>
              </w:numPr>
              <w:autoSpaceDE/>
              <w:autoSpaceDN/>
              <w:snapToGrid w:val="0"/>
              <w:ind w:left="1095"/>
              <w:jc w:val="both"/>
              <w:rPr>
                <w:rFonts w:eastAsia="楷体"/>
                <w:color w:val="000000"/>
                <w:sz w:val="24"/>
              </w:rPr>
            </w:pPr>
            <w:r>
              <w:rPr>
                <w:rFonts w:eastAsia="楷体"/>
                <w:color w:val="000000"/>
                <w:sz w:val="24"/>
              </w:rPr>
              <w:t>What is new:</w:t>
            </w:r>
          </w:p>
          <w:p w14:paraId="6F17FF27">
            <w:pPr>
              <w:snapToGrid w:val="0"/>
              <w:ind w:left="735"/>
              <w:jc w:val="both"/>
              <w:rPr>
                <w:rFonts w:eastAsia="楷体"/>
                <w:color w:val="000000"/>
                <w:sz w:val="24"/>
              </w:rPr>
            </w:pPr>
            <w:r>
              <w:rPr>
                <w:rFonts w:eastAsia="楷体"/>
                <w:color w:val="000000"/>
                <w:sz w:val="24"/>
              </w:rPr>
              <w:t>This study introduces an explainable ML–based survival prediction framework for M1 breast cancer that integrates clinicopathological features, treatment variables, and metastatic patterns. By applying Shapley value–based explainability, the model provides transparent global and individual-level interpretations of prognostic factors, enabling both accurate prediction and clinical insight into survival risk.</w:t>
            </w:r>
          </w:p>
          <w:p w14:paraId="06A4644C">
            <w:pPr>
              <w:snapToGrid w:val="0"/>
              <w:rPr>
                <w:rFonts w:eastAsia="楷体"/>
                <w:color w:val="000000"/>
                <w:sz w:val="24"/>
              </w:rPr>
            </w:pPr>
            <w:r>
              <w:rPr>
                <w:rFonts w:eastAsia="楷体"/>
                <w:b/>
                <w:bCs/>
                <w:color w:val="000000"/>
                <w:sz w:val="24"/>
              </w:rPr>
              <w:t>What is the implication, and what should change now? </w:t>
            </w:r>
          </w:p>
          <w:p w14:paraId="6BA86517">
            <w:pPr>
              <w:numPr>
                <w:ilvl w:val="0"/>
                <w:numId w:val="3"/>
              </w:numPr>
              <w:autoSpaceDE/>
              <w:autoSpaceDN/>
              <w:snapToGrid w:val="0"/>
              <w:ind w:left="1095"/>
              <w:jc w:val="both"/>
              <w:rPr>
                <w:rFonts w:eastAsia="楷体"/>
                <w:color w:val="000000"/>
                <w:sz w:val="24"/>
              </w:rPr>
            </w:pPr>
            <w:r>
              <w:rPr>
                <w:rFonts w:eastAsia="楷体"/>
                <w:color w:val="000000"/>
                <w:sz w:val="24"/>
              </w:rPr>
              <w:t>Explainable ML models may support individualized prognostic assessment and treatment decision-making in M1 breast cancer. The findings suggest that local surgery should be selectively considered for patients with bone metastases, particularly non–triple-negative subtypes, while avoiding unnecessary surgery in patients with visceral metastases. This approach promotes more precise and transparent clinical management of stage IV breast cancer.</w:t>
            </w:r>
          </w:p>
        </w:tc>
      </w:tr>
    </w:tbl>
    <w:p w14:paraId="3177803B">
      <w:pPr>
        <w:spacing w:before="257"/>
        <w:ind w:left="174"/>
        <w:jc w:val="both"/>
        <w:rPr>
          <w:rFonts w:ascii="Arial"/>
          <w:b/>
          <w:sz w:val="16"/>
        </w:rPr>
      </w:pPr>
    </w:p>
    <w:p w14:paraId="04435A69">
      <w:pPr>
        <w:pStyle w:val="4"/>
        <w:spacing w:before="1"/>
        <w:jc w:val="left"/>
        <w:rPr>
          <w:rFonts w:ascii="Arial"/>
          <w:b/>
          <w:sz w:val="23"/>
        </w:rPr>
      </w:pPr>
    </w:p>
    <w:p w14:paraId="26F02DB0">
      <w:pPr>
        <w:pStyle w:val="2"/>
        <w:numPr>
          <w:ilvl w:val="0"/>
          <w:numId w:val="4"/>
        </w:numPr>
        <w:tabs>
          <w:tab w:val="left" w:pos="578"/>
        </w:tabs>
        <w:jc w:val="both"/>
      </w:pPr>
      <w:bookmarkStart w:id="0" w:name="Introduction"/>
      <w:bookmarkEnd w:id="0"/>
      <w:r>
        <w:rPr>
          <w:color w:val="231F20"/>
        </w:rPr>
        <w:t>INTRODUCTION</w:t>
      </w:r>
    </w:p>
    <w:p w14:paraId="67156D9C">
      <w:pPr>
        <w:pStyle w:val="4"/>
        <w:spacing w:before="260" w:line="259" w:lineRule="auto"/>
        <w:ind w:left="174" w:right="142" w:firstLine="240" w:firstLineChars="100"/>
      </w:pPr>
      <w:r>
        <w:t>Breast</w:t>
      </w:r>
      <w:r>
        <w:rPr>
          <w:spacing w:val="-7"/>
        </w:rPr>
        <w:t xml:space="preserve"> </w:t>
      </w:r>
      <w:r>
        <w:t>cancer</w:t>
      </w:r>
      <w:r>
        <w:rPr>
          <w:spacing w:val="-7"/>
        </w:rPr>
        <w:t xml:space="preserve"> </w:t>
      </w:r>
      <w:r>
        <w:t>is</w:t>
      </w:r>
      <w:r>
        <w:rPr>
          <w:spacing w:val="-7"/>
        </w:rPr>
        <w:t xml:space="preserve"> </w:t>
      </w:r>
      <w:r>
        <w:t>the</w:t>
      </w:r>
      <w:r>
        <w:rPr>
          <w:spacing w:val="-7"/>
        </w:rPr>
        <w:t xml:space="preserve"> </w:t>
      </w:r>
      <w:r>
        <w:t>most</w:t>
      </w:r>
      <w:r>
        <w:rPr>
          <w:spacing w:val="-7"/>
        </w:rPr>
        <w:t xml:space="preserve"> </w:t>
      </w:r>
      <w:r>
        <w:t>prevalent</w:t>
      </w:r>
      <w:r>
        <w:rPr>
          <w:spacing w:val="-7"/>
        </w:rPr>
        <w:t xml:space="preserve"> </w:t>
      </w:r>
      <w:r>
        <w:t>malignant</w:t>
      </w:r>
      <w:r>
        <w:rPr>
          <w:spacing w:val="-7"/>
        </w:rPr>
        <w:t xml:space="preserve"> </w:t>
      </w:r>
      <w:r>
        <w:t>tumor</w:t>
      </w:r>
      <w:r>
        <w:rPr>
          <w:spacing w:val="-7"/>
        </w:rPr>
        <w:t xml:space="preserve"> </w:t>
      </w:r>
      <w:r>
        <w:t>globally.</w:t>
      </w:r>
      <w:r>
        <w:rPr>
          <w:spacing w:val="-7"/>
        </w:rPr>
        <w:t xml:space="preserve"> </w:t>
      </w:r>
      <w:r>
        <w:t>According</w:t>
      </w:r>
      <w:r>
        <w:rPr>
          <w:spacing w:val="-7"/>
        </w:rPr>
        <w:t xml:space="preserve"> </w:t>
      </w:r>
      <w:r>
        <w:t>to</w:t>
      </w:r>
      <w:r>
        <w:rPr>
          <w:spacing w:val="-7"/>
        </w:rPr>
        <w:t xml:space="preserve"> </w:t>
      </w:r>
      <w:r>
        <w:t>the</w:t>
      </w:r>
      <w:r>
        <w:rPr>
          <w:spacing w:val="-7"/>
        </w:rPr>
        <w:t xml:space="preserve"> </w:t>
      </w:r>
      <w:r>
        <w:t>latest</w:t>
      </w:r>
      <w:r>
        <w:rPr>
          <w:spacing w:val="-7"/>
        </w:rPr>
        <w:t xml:space="preserve"> </w:t>
      </w:r>
      <w:r>
        <w:t>data</w:t>
      </w:r>
      <w:r>
        <w:rPr>
          <w:spacing w:val="-7"/>
        </w:rPr>
        <w:t xml:space="preserve"> </w:t>
      </w:r>
      <w:r>
        <w:t>from</w:t>
      </w:r>
      <w:r>
        <w:rPr>
          <w:spacing w:val="-7"/>
        </w:rPr>
        <w:t xml:space="preserve"> </w:t>
      </w:r>
      <w:r>
        <w:t>the</w:t>
      </w:r>
      <w:r>
        <w:rPr>
          <w:spacing w:val="-6"/>
        </w:rPr>
        <w:t xml:space="preserve"> </w:t>
      </w:r>
      <w:r>
        <w:rPr>
          <w:spacing w:val="-4"/>
        </w:rPr>
        <w:t xml:space="preserve">World </w:t>
      </w:r>
      <w:r>
        <w:t>Health</w:t>
      </w:r>
      <w:r>
        <w:rPr>
          <w:spacing w:val="-19"/>
        </w:rPr>
        <w:t xml:space="preserve"> </w:t>
      </w:r>
      <w:r>
        <w:t>Organization’s</w:t>
      </w:r>
      <w:r>
        <w:rPr>
          <w:spacing w:val="-19"/>
        </w:rPr>
        <w:t xml:space="preserve"> </w:t>
      </w:r>
      <w:r>
        <w:t>International</w:t>
      </w:r>
      <w:r>
        <w:rPr>
          <w:spacing w:val="-19"/>
        </w:rPr>
        <w:t xml:space="preserve"> </w:t>
      </w:r>
      <w:r>
        <w:t>Agency</w:t>
      </w:r>
      <w:r>
        <w:rPr>
          <w:spacing w:val="-19"/>
        </w:rPr>
        <w:t xml:space="preserve"> </w:t>
      </w:r>
      <w:r>
        <w:t>for</w:t>
      </w:r>
      <w:r>
        <w:rPr>
          <w:spacing w:val="-19"/>
        </w:rPr>
        <w:t xml:space="preserve"> </w:t>
      </w:r>
      <w:r>
        <w:t>Research</w:t>
      </w:r>
      <w:r>
        <w:rPr>
          <w:spacing w:val="-18"/>
        </w:rPr>
        <w:t xml:space="preserve"> </w:t>
      </w:r>
      <w:r>
        <w:t>on</w:t>
      </w:r>
      <w:r>
        <w:rPr>
          <w:spacing w:val="-19"/>
        </w:rPr>
        <w:t xml:space="preserve"> </w:t>
      </w:r>
      <w:r>
        <w:t>Cancer</w:t>
      </w:r>
      <w:r>
        <w:rPr>
          <w:spacing w:val="-19"/>
        </w:rPr>
        <w:t xml:space="preserve"> </w:t>
      </w:r>
      <w:r>
        <w:t>(IARC),there</w:t>
      </w:r>
      <w:r>
        <w:rPr>
          <w:spacing w:val="-19"/>
        </w:rPr>
        <w:t xml:space="preserve"> </w:t>
      </w:r>
      <w:r>
        <w:t>were</w:t>
      </w:r>
      <w:r>
        <w:rPr>
          <w:spacing w:val="-19"/>
        </w:rPr>
        <w:t xml:space="preserve"> </w:t>
      </w:r>
      <w:r>
        <w:t>an</w:t>
      </w:r>
      <w:r>
        <w:rPr>
          <w:spacing w:val="-18"/>
        </w:rPr>
        <w:t xml:space="preserve"> </w:t>
      </w:r>
      <w:r>
        <w:t>estimated</w:t>
      </w:r>
      <w:r>
        <w:rPr>
          <w:spacing w:val="-19"/>
        </w:rPr>
        <w:t xml:space="preserve"> </w:t>
      </w:r>
      <w:r>
        <w:t>19.29 million</w:t>
      </w:r>
      <w:r>
        <w:rPr>
          <w:spacing w:val="-11"/>
        </w:rPr>
        <w:t xml:space="preserve"> </w:t>
      </w:r>
      <w:r>
        <w:t>new</w:t>
      </w:r>
      <w:r>
        <w:rPr>
          <w:spacing w:val="-11"/>
        </w:rPr>
        <w:t xml:space="preserve"> </w:t>
      </w:r>
      <w:r>
        <w:t>cancer</w:t>
      </w:r>
      <w:r>
        <w:rPr>
          <w:spacing w:val="-10"/>
        </w:rPr>
        <w:t xml:space="preserve"> </w:t>
      </w:r>
      <w:r>
        <w:t>cases</w:t>
      </w:r>
      <w:r>
        <w:rPr>
          <w:spacing w:val="-11"/>
        </w:rPr>
        <w:t xml:space="preserve"> </w:t>
      </w:r>
      <w:r>
        <w:t>worldwide</w:t>
      </w:r>
      <w:r>
        <w:rPr>
          <w:spacing w:val="-11"/>
        </w:rPr>
        <w:t xml:space="preserve"> </w:t>
      </w:r>
      <w:r>
        <w:t>in</w:t>
      </w:r>
      <w:r>
        <w:rPr>
          <w:spacing w:val="-10"/>
        </w:rPr>
        <w:t xml:space="preserve"> </w:t>
      </w:r>
      <w:r>
        <w:t>2020,</w:t>
      </w:r>
      <w:r>
        <w:rPr>
          <w:spacing w:val="-11"/>
        </w:rPr>
        <w:t xml:space="preserve"> </w:t>
      </w:r>
      <w:r>
        <w:t>with</w:t>
      </w:r>
      <w:r>
        <w:rPr>
          <w:spacing w:val="-11"/>
        </w:rPr>
        <w:t xml:space="preserve"> </w:t>
      </w:r>
      <w:r>
        <w:t>2.26</w:t>
      </w:r>
      <w:r>
        <w:rPr>
          <w:spacing w:val="-10"/>
        </w:rPr>
        <w:t xml:space="preserve"> </w:t>
      </w:r>
      <w:r>
        <w:t>million</w:t>
      </w:r>
      <w:r>
        <w:rPr>
          <w:spacing w:val="-11"/>
        </w:rPr>
        <w:t xml:space="preserve"> </w:t>
      </w:r>
      <w:r>
        <w:t>of</w:t>
      </w:r>
      <w:r>
        <w:rPr>
          <w:spacing w:val="-10"/>
        </w:rPr>
        <w:t xml:space="preserve"> </w:t>
      </w:r>
      <w:r>
        <w:t>those</w:t>
      </w:r>
      <w:r>
        <w:rPr>
          <w:spacing w:val="-11"/>
        </w:rPr>
        <w:t xml:space="preserve"> </w:t>
      </w:r>
      <w:r>
        <w:t>cases</w:t>
      </w:r>
      <w:r>
        <w:rPr>
          <w:spacing w:val="-11"/>
        </w:rPr>
        <w:t xml:space="preserve"> </w:t>
      </w:r>
      <w:r>
        <w:t>being</w:t>
      </w:r>
      <w:r>
        <w:rPr>
          <w:spacing w:val="-10"/>
        </w:rPr>
        <w:t xml:space="preserve"> </w:t>
      </w:r>
      <w:r>
        <w:t>breast</w:t>
      </w:r>
      <w:r>
        <w:rPr>
          <w:spacing w:val="-11"/>
        </w:rPr>
        <w:t xml:space="preserve"> </w:t>
      </w:r>
      <w:r>
        <w:t>cancer,</w:t>
      </w:r>
      <w:r>
        <w:rPr>
          <w:spacing w:val="-11"/>
        </w:rPr>
        <w:t xml:space="preserve"> </w:t>
      </w:r>
      <w:r>
        <w:t xml:space="preserve">making it the most common cancer. Among Chinese women, breast cancer is also the most prevalent malignant </w:t>
      </w:r>
      <w:r>
        <w:rPr>
          <w:spacing w:val="-3"/>
        </w:rPr>
        <w:t>tumor.</w:t>
      </w:r>
      <w:r>
        <w:rPr>
          <w:spacing w:val="-5"/>
        </w:rPr>
        <w:t xml:space="preserve"> </w:t>
      </w:r>
      <w:r>
        <w:t>The</w:t>
      </w:r>
      <w:r>
        <w:rPr>
          <w:spacing w:val="-4"/>
        </w:rPr>
        <w:t xml:space="preserve"> </w:t>
      </w:r>
      <w:r>
        <w:t>number</w:t>
      </w:r>
      <w:r>
        <w:rPr>
          <w:spacing w:val="-4"/>
        </w:rPr>
        <w:t xml:space="preserve"> </w:t>
      </w:r>
      <w:r>
        <w:t>of</w:t>
      </w:r>
      <w:r>
        <w:rPr>
          <w:spacing w:val="-4"/>
        </w:rPr>
        <w:t xml:space="preserve"> </w:t>
      </w:r>
      <w:r>
        <w:t>new</w:t>
      </w:r>
      <w:r>
        <w:rPr>
          <w:spacing w:val="-4"/>
        </w:rPr>
        <w:t xml:space="preserve"> </w:t>
      </w:r>
      <w:r>
        <w:t>cases</w:t>
      </w:r>
      <w:r>
        <w:rPr>
          <w:spacing w:val="-4"/>
        </w:rPr>
        <w:t xml:space="preserve"> </w:t>
      </w:r>
      <w:r>
        <w:t>every</w:t>
      </w:r>
      <w:r>
        <w:rPr>
          <w:spacing w:val="-4"/>
        </w:rPr>
        <w:t xml:space="preserve"> </w:t>
      </w:r>
      <w:r>
        <w:t>year</w:t>
      </w:r>
      <w:r>
        <w:rPr>
          <w:spacing w:val="-4"/>
        </w:rPr>
        <w:t xml:space="preserve"> </w:t>
      </w:r>
      <w:r>
        <w:t>is</w:t>
      </w:r>
      <w:r>
        <w:rPr>
          <w:spacing w:val="-5"/>
        </w:rPr>
        <w:t xml:space="preserve"> </w:t>
      </w:r>
      <w:r>
        <w:t>about</w:t>
      </w:r>
      <w:r>
        <w:rPr>
          <w:spacing w:val="-4"/>
        </w:rPr>
        <w:t xml:space="preserve"> </w:t>
      </w:r>
      <w:r>
        <w:t>416,000,</w:t>
      </w:r>
      <w:r>
        <w:rPr>
          <w:spacing w:val="-4"/>
        </w:rPr>
        <w:t xml:space="preserve"> </w:t>
      </w:r>
      <w:r>
        <w:t>accounting</w:t>
      </w:r>
      <w:r>
        <w:rPr>
          <w:spacing w:val="-4"/>
        </w:rPr>
        <w:t xml:space="preserve"> </w:t>
      </w:r>
      <w:r>
        <w:t>for</w:t>
      </w:r>
      <w:r>
        <w:rPr>
          <w:spacing w:val="-4"/>
        </w:rPr>
        <w:t xml:space="preserve"> </w:t>
      </w:r>
      <w:r>
        <w:t>18.4%</w:t>
      </w:r>
      <w:r>
        <w:rPr>
          <w:spacing w:val="-4"/>
        </w:rPr>
        <w:t xml:space="preserve"> </w:t>
      </w:r>
      <w:r>
        <w:t>of</w:t>
      </w:r>
      <w:r>
        <w:rPr>
          <w:spacing w:val="-4"/>
        </w:rPr>
        <w:t xml:space="preserve"> </w:t>
      </w:r>
      <w:r>
        <w:t>the</w:t>
      </w:r>
      <w:r>
        <w:rPr>
          <w:spacing w:val="-4"/>
        </w:rPr>
        <w:t xml:space="preserve"> </w:t>
      </w:r>
      <w:r>
        <w:t>global</w:t>
      </w:r>
      <w:r>
        <w:rPr>
          <w:spacing w:val="-5"/>
        </w:rPr>
        <w:t xml:space="preserve"> </w:t>
      </w:r>
      <w:r>
        <w:t>number of</w:t>
      </w:r>
      <w:r>
        <w:rPr>
          <w:spacing w:val="-14"/>
        </w:rPr>
        <w:t xml:space="preserve"> </w:t>
      </w:r>
      <w:r>
        <w:t>breast</w:t>
      </w:r>
      <w:r>
        <w:rPr>
          <w:spacing w:val="-14"/>
        </w:rPr>
        <w:t xml:space="preserve"> </w:t>
      </w:r>
      <w:r>
        <w:t>cancer</w:t>
      </w:r>
      <w:r>
        <w:rPr>
          <w:spacing w:val="-14"/>
        </w:rPr>
        <w:t xml:space="preserve"> </w:t>
      </w:r>
      <w:r>
        <w:t>cases</w:t>
      </w:r>
      <w:r>
        <w:rPr>
          <w:spacing w:val="-13"/>
        </w:rPr>
        <w:t xml:space="preserve"> </w:t>
      </w:r>
      <w:r>
        <w:t>(</w:t>
      </w:r>
      <w:r>
        <w:fldChar w:fldCharType="begin"/>
      </w:r>
      <w:r>
        <w:instrText xml:space="preserve"> HYPERLINK \l "_bookmark7" </w:instrText>
      </w:r>
      <w:r>
        <w:fldChar w:fldCharType="separate"/>
      </w:r>
      <w:r>
        <w:t>1</w:t>
      </w:r>
      <w:r>
        <w:fldChar w:fldCharType="end"/>
      </w:r>
      <w:r>
        <w:t>).</w:t>
      </w:r>
      <w:r>
        <w:rPr>
          <w:spacing w:val="-14"/>
        </w:rPr>
        <w:t xml:space="preserve"> </w:t>
      </w:r>
      <w:r>
        <w:t>About</w:t>
      </w:r>
      <w:r>
        <w:rPr>
          <w:spacing w:val="-13"/>
        </w:rPr>
        <w:t xml:space="preserve"> </w:t>
      </w:r>
      <w:r>
        <w:t>6%</w:t>
      </w:r>
      <w:r>
        <w:rPr>
          <w:spacing w:val="-13"/>
        </w:rPr>
        <w:t xml:space="preserve"> </w:t>
      </w:r>
      <w:r>
        <w:t>of</w:t>
      </w:r>
      <w:r>
        <w:rPr>
          <w:spacing w:val="-14"/>
        </w:rPr>
        <w:t xml:space="preserve"> </w:t>
      </w:r>
      <w:r>
        <w:t>newly</w:t>
      </w:r>
      <w:r>
        <w:rPr>
          <w:spacing w:val="-14"/>
        </w:rPr>
        <w:t xml:space="preserve"> </w:t>
      </w:r>
      <w:r>
        <w:t>diagnosed</w:t>
      </w:r>
      <w:r>
        <w:rPr>
          <w:spacing w:val="-13"/>
        </w:rPr>
        <w:t xml:space="preserve"> </w:t>
      </w:r>
      <w:r>
        <w:t>breast</w:t>
      </w:r>
      <w:r>
        <w:rPr>
          <w:spacing w:val="-14"/>
        </w:rPr>
        <w:t xml:space="preserve"> </w:t>
      </w:r>
      <w:r>
        <w:t>cancer</w:t>
      </w:r>
      <w:r>
        <w:rPr>
          <w:spacing w:val="-14"/>
        </w:rPr>
        <w:t xml:space="preserve"> </w:t>
      </w:r>
      <w:r>
        <w:t>patients</w:t>
      </w:r>
      <w:r>
        <w:rPr>
          <w:spacing w:val="-13"/>
        </w:rPr>
        <w:t xml:space="preserve"> </w:t>
      </w:r>
      <w:r>
        <w:rPr>
          <w:spacing w:val="-3"/>
        </w:rPr>
        <w:t>have</w:t>
      </w:r>
      <w:r>
        <w:rPr>
          <w:spacing w:val="-13"/>
        </w:rPr>
        <w:t xml:space="preserve"> </w:t>
      </w:r>
      <w:r>
        <w:t>already.</w:t>
      </w:r>
      <w:r>
        <w:rPr>
          <w:spacing w:val="-14"/>
        </w:rPr>
        <w:t xml:space="preserve"> </w:t>
      </w:r>
      <w:r>
        <w:t>The</w:t>
      </w:r>
      <w:r>
        <w:rPr>
          <w:spacing w:val="-14"/>
        </w:rPr>
        <w:t xml:space="preserve"> </w:t>
      </w:r>
      <w:r>
        <w:t>presence of distant metastasis is called newly diagnosed stage IV breast cancer</w:t>
      </w:r>
      <w:r>
        <w:rPr>
          <w:spacing w:val="-17"/>
        </w:rPr>
        <w:t xml:space="preserve"> </w:t>
      </w:r>
      <w:r>
        <w:fldChar w:fldCharType="begin"/>
      </w:r>
      <w:r>
        <w:instrText xml:space="preserve"> HYPERLINK \l "_bookmark8" </w:instrText>
      </w:r>
      <w:r>
        <w:fldChar w:fldCharType="separate"/>
      </w:r>
      <w:r>
        <w:t>(2).</w:t>
      </w:r>
      <w:r>
        <w:fldChar w:fldCharType="end"/>
      </w:r>
    </w:p>
    <w:p w14:paraId="3C1AEE1C">
      <w:pPr>
        <w:pStyle w:val="4"/>
        <w:spacing w:before="171" w:line="254" w:lineRule="auto"/>
        <w:ind w:left="174" w:right="138" w:firstLine="170"/>
        <w:rPr>
          <w:rFonts w:eastAsiaTheme="minorEastAsia"/>
          <w:color w:val="00B0F0"/>
          <w:lang w:eastAsia="zh-CN"/>
        </w:rPr>
      </w:pPr>
      <w:r>
        <w:rPr>
          <w:rFonts w:hint="eastAsia" w:eastAsiaTheme="minorEastAsia"/>
          <w:color w:val="00B0F0"/>
          <w:u w:val="single"/>
          <w:lang w:eastAsia="zh-CN"/>
        </w:rPr>
        <w:t>M</w:t>
      </w:r>
      <w:r>
        <w:rPr>
          <w:color w:val="00B0F0"/>
          <w:u w:val="single"/>
        </w:rPr>
        <w:t>etastatic (M1) breast cancer (MBC) remains associated with substantial clinical heterogeneity and variable survival outcomes. Accurate prognostic assessment is critical for guiding therapeutic decisions and counseling patients. Over the past decade, several prognostic models have been developed for MBC. For instance, Barcenas et al. constructed a prognostic model for de novo and recurrent MBC (n = 10,655) incorporating clinical and tumor variables, achieving a concordance index (C</w:t>
      </w:r>
      <w:r>
        <w:rPr>
          <w:color w:val="00B0F0"/>
          <w:u w:val="single"/>
        </w:rPr>
        <w:noBreakHyphen/>
      </w:r>
      <w:r>
        <w:rPr>
          <w:color w:val="00B0F0"/>
          <w:u w:val="single"/>
        </w:rPr>
        <w:t>index) of 0.731, outperforming simpler models based only on hormone receptor and HER2 status (C</w:t>
      </w:r>
      <w:r>
        <w:rPr>
          <w:color w:val="00B0F0"/>
          <w:u w:val="single"/>
        </w:rPr>
        <w:noBreakHyphen/>
      </w:r>
      <w:r>
        <w:rPr>
          <w:color w:val="00B0F0"/>
          <w:u w:val="single"/>
        </w:rPr>
        <w:t>index 0.617) (</w:t>
      </w:r>
      <w:r>
        <w:rPr>
          <w:rFonts w:hint="eastAsia" w:eastAsiaTheme="minorEastAsia"/>
          <w:color w:val="00B0F0"/>
          <w:u w:val="single"/>
          <w:lang w:eastAsia="zh-CN"/>
        </w:rPr>
        <w:t>3</w:t>
      </w:r>
      <w:r>
        <w:rPr>
          <w:color w:val="00B0F0"/>
          <w:u w:val="single"/>
        </w:rPr>
        <w:t>). A retrospective population-based study focused on HER2-positive MBC (n = 2,151) developed nomograms for overall survival (OS) and breast-cancer–specific survival (BCSS), reporting C</w:t>
      </w:r>
      <w:r>
        <w:rPr>
          <w:color w:val="00B0F0"/>
          <w:u w:val="single"/>
        </w:rPr>
        <w:noBreakHyphen/>
      </w:r>
      <w:r>
        <w:rPr>
          <w:color w:val="00B0F0"/>
          <w:u w:val="single"/>
        </w:rPr>
        <w:t>indices of 0.702 and 0.707, respectively, in the training cohort (</w:t>
      </w:r>
      <w:r>
        <w:rPr>
          <w:rFonts w:hint="eastAsia" w:eastAsiaTheme="minorEastAsia"/>
          <w:color w:val="00B0F0"/>
          <w:u w:val="single"/>
          <w:lang w:eastAsia="zh-CN"/>
        </w:rPr>
        <w:t>4</w:t>
      </w:r>
      <w:r>
        <w:rPr>
          <w:color w:val="00B0F0"/>
          <w:u w:val="single"/>
        </w:rPr>
        <w:t>). Similarly, prognostic nomograms for de novo metastatic triple-negative breast cancer achieved C</w:t>
      </w:r>
      <w:r>
        <w:rPr>
          <w:color w:val="00B0F0"/>
          <w:u w:val="single"/>
        </w:rPr>
        <w:noBreakHyphen/>
      </w:r>
      <w:r>
        <w:rPr>
          <w:color w:val="00B0F0"/>
          <w:u w:val="single"/>
        </w:rPr>
        <w:t>indices around 0.69–0.70 (</w:t>
      </w:r>
      <w:r>
        <w:rPr>
          <w:rFonts w:hint="eastAsia" w:eastAsiaTheme="minorEastAsia"/>
          <w:color w:val="00B0F0"/>
          <w:u w:val="single"/>
          <w:lang w:eastAsia="zh-CN"/>
        </w:rPr>
        <w:t>5</w:t>
      </w:r>
      <w:r>
        <w:rPr>
          <w:color w:val="00B0F0"/>
          <w:u w:val="single"/>
        </w:rPr>
        <w:t>), while a recent SEER-based nomogram for de novo MBC reported a C</w:t>
      </w:r>
      <w:r>
        <w:rPr>
          <w:color w:val="00B0F0"/>
          <w:u w:val="single"/>
        </w:rPr>
        <w:noBreakHyphen/>
      </w:r>
      <w:r>
        <w:rPr>
          <w:color w:val="00B0F0"/>
          <w:u w:val="single"/>
        </w:rPr>
        <w:t>index of 0.688 in the training set and 0.875 in external validation</w:t>
      </w:r>
      <w:r>
        <w:rPr>
          <w:color w:val="00B0F0"/>
        </w:rPr>
        <w:t xml:space="preserve"> (</w:t>
      </w:r>
      <w:r>
        <w:rPr>
          <w:rFonts w:hint="eastAsia" w:eastAsiaTheme="minorEastAsia"/>
          <w:color w:val="00B0F0"/>
          <w:lang w:eastAsia="zh-CN"/>
        </w:rPr>
        <w:t>6</w:t>
      </w:r>
      <w:r>
        <w:rPr>
          <w:color w:val="00B0F0"/>
        </w:rPr>
        <w:t>).</w:t>
      </w:r>
    </w:p>
    <w:p w14:paraId="702D8C59">
      <w:pPr>
        <w:pStyle w:val="4"/>
        <w:spacing w:before="171" w:line="254" w:lineRule="auto"/>
        <w:ind w:left="174" w:right="138" w:firstLine="170"/>
        <w:rPr>
          <w:rFonts w:eastAsiaTheme="minorEastAsia"/>
          <w:lang w:eastAsia="zh-CN"/>
        </w:rPr>
      </w:pPr>
      <w:r>
        <w:t xml:space="preserve">Despite these advances, existing models exhibit important limitations. </w:t>
      </w:r>
      <w:r>
        <w:rPr>
          <w:color w:val="00B0F0"/>
          <w:u w:val="single"/>
        </w:rPr>
        <w:t>First</w:t>
      </w:r>
      <w:r>
        <w:rPr>
          <w:rFonts w:hint="eastAsia" w:eastAsiaTheme="minorEastAsia"/>
          <w:color w:val="00B0F0"/>
          <w:u w:val="single"/>
          <w:lang w:eastAsia="zh-CN"/>
        </w:rPr>
        <w:t>ly</w:t>
      </w:r>
      <w:r>
        <w:rPr>
          <w:color w:val="00B0F0"/>
          <w:u w:val="single"/>
        </w:rPr>
        <w:t>, their discriminative performance remains moderate, leaving substantial variation in outcomes unexplained. Second</w:t>
      </w:r>
      <w:r>
        <w:rPr>
          <w:rFonts w:hint="eastAsia" w:eastAsiaTheme="minorEastAsia"/>
          <w:color w:val="00B0F0"/>
          <w:u w:val="single"/>
          <w:lang w:eastAsia="zh-CN"/>
        </w:rPr>
        <w:t>ly</w:t>
      </w:r>
      <w:r>
        <w:rPr>
          <w:color w:val="00B0F0"/>
          <w:u w:val="single"/>
        </w:rPr>
        <w:t>, many models rely on limited or outdated variables, often including only demographic and basic clinico-pathological factors such as age, molecular subtype, and metastatic site, while lacking information on treatment details, histological grade, or emerging biomarkers</w:t>
      </w:r>
      <w:r>
        <w:t xml:space="preserve"> (</w:t>
      </w:r>
      <w:r>
        <w:rPr>
          <w:rFonts w:hint="eastAsia" w:eastAsiaTheme="minorEastAsia"/>
          <w:lang w:eastAsia="zh-CN"/>
        </w:rPr>
        <w:t>7</w:t>
      </w:r>
      <w:r>
        <w:t>,</w:t>
      </w:r>
      <w:r>
        <w:rPr>
          <w:rFonts w:hint="eastAsia" w:eastAsiaTheme="minorEastAsia"/>
          <w:lang w:eastAsia="zh-CN"/>
        </w:rPr>
        <w:t>8</w:t>
      </w:r>
      <w:r>
        <w:t>), which can significantly affect survival outcomes (</w:t>
      </w:r>
      <w:r>
        <w:rPr>
          <w:rFonts w:hint="eastAsia" w:eastAsiaTheme="minorEastAsia"/>
          <w:lang w:eastAsia="zh-CN"/>
        </w:rPr>
        <w:t>9</w:t>
      </w:r>
      <w:ins w:id="3" w:author="赵启帆" w:date="2025-12-23T20:40:46Z">
        <w:r>
          <w:rPr>
            <w:rFonts w:hint="eastAsia" w:eastAsiaTheme="minorEastAsia"/>
            <w:lang w:val="en-US" w:eastAsia="zh-CN"/>
          </w:rPr>
          <w:t>,1</w:t>
        </w:r>
      </w:ins>
      <w:ins w:id="4" w:author="赵启帆" w:date="2025-12-23T20:40:47Z">
        <w:r>
          <w:rPr>
            <w:rFonts w:hint="eastAsia" w:eastAsiaTheme="minorEastAsia"/>
            <w:lang w:val="en-US" w:eastAsia="zh-CN"/>
          </w:rPr>
          <w:t>0</w:t>
        </w:r>
      </w:ins>
      <w:r>
        <w:t>).</w:t>
      </w:r>
    </w:p>
    <w:p w14:paraId="10A24B1F">
      <w:pPr>
        <w:pStyle w:val="4"/>
        <w:spacing w:before="171" w:line="254" w:lineRule="auto"/>
        <w:ind w:right="138"/>
        <w:rPr>
          <w:rFonts w:eastAsiaTheme="minorEastAsia"/>
          <w:lang w:eastAsia="zh-CN"/>
        </w:rPr>
      </w:pPr>
    </w:p>
    <w:p w14:paraId="1E6E2CEB">
      <w:pPr>
        <w:pStyle w:val="4"/>
        <w:spacing w:before="3"/>
        <w:jc w:val="left"/>
        <w:rPr>
          <w:sz w:val="16"/>
        </w:rPr>
      </w:pPr>
    </w:p>
    <w:p w14:paraId="03BDED25">
      <w:pPr>
        <w:pStyle w:val="4"/>
        <w:spacing w:before="97" w:line="259" w:lineRule="auto"/>
        <w:ind w:left="121" w:right="150" w:firstLine="177"/>
      </w:pPr>
      <w:r>
        <w:t xml:space="preserve">Given these gaps, there is a clear need for improved prognostic models for MBC. </w:t>
      </w:r>
      <w:r>
        <w:rPr>
          <w:spacing w:val="-10"/>
        </w:rPr>
        <w:t xml:space="preserve">To </w:t>
      </w:r>
      <w:r>
        <w:t>address this, we developed a deep learning–based model tailored for stage IV breast cancer, leveraging both treatment records and clinicopathological information. The model features an explainable component that not only provides treatment recommendations but also interprets the predicted log hazard rate. By creating an interactive interface between clinicians and the model, we improve transparency and trust through explainable AI. This approach helps physicians better comprehend the algorithm’s suggestions, enabling more informed decisions regarding personalized local treatment</w:t>
      </w:r>
      <w:r>
        <w:rPr>
          <w:spacing w:val="-7"/>
        </w:rPr>
        <w:t xml:space="preserve"> </w:t>
      </w:r>
      <w:r>
        <w:t>strategies.</w:t>
      </w:r>
    </w:p>
    <w:p w14:paraId="283F59A4">
      <w:pPr>
        <w:pStyle w:val="4"/>
        <w:spacing w:before="9"/>
        <w:jc w:val="left"/>
        <w:rPr>
          <w:sz w:val="35"/>
        </w:rPr>
      </w:pPr>
    </w:p>
    <w:p w14:paraId="215EC112">
      <w:pPr>
        <w:pStyle w:val="2"/>
        <w:numPr>
          <w:ilvl w:val="0"/>
          <w:numId w:val="4"/>
        </w:numPr>
        <w:tabs>
          <w:tab w:val="left" w:pos="531"/>
          <w:tab w:val="left" w:pos="532"/>
        </w:tabs>
        <w:ind w:left="531"/>
      </w:pPr>
      <w:bookmarkStart w:id="1" w:name="Method"/>
      <w:bookmarkEnd w:id="1"/>
      <w:bookmarkStart w:id="2" w:name="Eligibility_Criteria_and_Patient_Informa"/>
      <w:bookmarkEnd w:id="2"/>
      <w:bookmarkStart w:id="3" w:name="_Hlk216965778"/>
      <w:r>
        <w:rPr>
          <w:color w:val="231F20"/>
        </w:rPr>
        <w:t>METHOD</w:t>
      </w:r>
    </w:p>
    <w:p w14:paraId="4B2196DF">
      <w:pPr>
        <w:pStyle w:val="3"/>
        <w:numPr>
          <w:ilvl w:val="1"/>
          <w:numId w:val="4"/>
        </w:numPr>
        <w:tabs>
          <w:tab w:val="left" w:pos="700"/>
          <w:tab w:val="left" w:pos="701"/>
        </w:tabs>
        <w:spacing w:before="230"/>
        <w:ind w:hanging="573"/>
      </w:pPr>
      <w:r>
        <w:t>Eligibility Criteria and Patient</w:t>
      </w:r>
      <w:r>
        <w:rPr>
          <w:spacing w:val="-6"/>
        </w:rPr>
        <w:t xml:space="preserve"> </w:t>
      </w:r>
      <w:r>
        <w:t>Information</w:t>
      </w:r>
    </w:p>
    <w:p w14:paraId="62A5BFDA">
      <w:pPr>
        <w:pStyle w:val="4"/>
        <w:spacing w:before="216" w:line="259" w:lineRule="auto"/>
        <w:ind w:left="128" w:right="172" w:firstLine="170"/>
      </w:pPr>
      <w:r>
        <w:rPr>
          <w:spacing w:val="-10"/>
        </w:rPr>
        <w:t>We</w:t>
      </w:r>
      <w:r>
        <w:rPr>
          <w:spacing w:val="-11"/>
        </w:rPr>
        <w:t xml:space="preserve"> </w:t>
      </w:r>
      <w:r>
        <w:t>chose</w:t>
      </w:r>
      <w:r>
        <w:rPr>
          <w:spacing w:val="-10"/>
        </w:rPr>
        <w:t xml:space="preserve"> </w:t>
      </w:r>
      <w:r>
        <w:t>10214</w:t>
      </w:r>
      <w:r>
        <w:rPr>
          <w:spacing w:val="-10"/>
        </w:rPr>
        <w:t xml:space="preserve"> </w:t>
      </w:r>
      <w:r>
        <w:t>medical</w:t>
      </w:r>
      <w:r>
        <w:rPr>
          <w:spacing w:val="-10"/>
        </w:rPr>
        <w:t xml:space="preserve"> </w:t>
      </w:r>
      <w:r>
        <w:t>cases</w:t>
      </w:r>
      <w:r>
        <w:rPr>
          <w:spacing w:val="-11"/>
        </w:rPr>
        <w:t xml:space="preserve"> </w:t>
      </w:r>
      <w:r>
        <w:t>from</w:t>
      </w:r>
      <w:r>
        <w:rPr>
          <w:spacing w:val="-10"/>
        </w:rPr>
        <w:t xml:space="preserve"> </w:t>
      </w:r>
      <w:r>
        <w:t>the</w:t>
      </w:r>
      <w:r>
        <w:rPr>
          <w:spacing w:val="-10"/>
        </w:rPr>
        <w:t xml:space="preserve"> </w:t>
      </w:r>
      <w:r>
        <w:t>database</w:t>
      </w:r>
      <w:r>
        <w:rPr>
          <w:spacing w:val="-10"/>
        </w:rPr>
        <w:t xml:space="preserve"> </w:t>
      </w:r>
      <w:r>
        <w:t>to</w:t>
      </w:r>
      <w:r>
        <w:rPr>
          <w:spacing w:val="-11"/>
        </w:rPr>
        <w:t xml:space="preserve"> </w:t>
      </w:r>
      <w:r>
        <w:t>serve</w:t>
      </w:r>
      <w:r>
        <w:rPr>
          <w:spacing w:val="-10"/>
        </w:rPr>
        <w:t xml:space="preserve"> </w:t>
      </w:r>
      <w:r>
        <w:t>as</w:t>
      </w:r>
      <w:r>
        <w:rPr>
          <w:spacing w:val="-10"/>
        </w:rPr>
        <w:t xml:space="preserve"> </w:t>
      </w:r>
      <w:r>
        <w:t>the</w:t>
      </w:r>
      <w:r>
        <w:rPr>
          <w:spacing w:val="-10"/>
        </w:rPr>
        <w:t xml:space="preserve"> </w:t>
      </w:r>
      <w:r>
        <w:t>training</w:t>
      </w:r>
      <w:r>
        <w:rPr>
          <w:spacing w:val="-10"/>
        </w:rPr>
        <w:t xml:space="preserve"> </w:t>
      </w:r>
      <w:r>
        <w:t>cohort</w:t>
      </w:r>
      <w:r>
        <w:rPr>
          <w:spacing w:val="-11"/>
        </w:rPr>
        <w:t xml:space="preserve"> </w:t>
      </w:r>
      <w:r>
        <w:t>based</w:t>
      </w:r>
      <w:r>
        <w:rPr>
          <w:spacing w:val="-10"/>
        </w:rPr>
        <w:t xml:space="preserve"> </w:t>
      </w:r>
      <w:r>
        <w:t>on</w:t>
      </w:r>
      <w:r>
        <w:rPr>
          <w:spacing w:val="-10"/>
        </w:rPr>
        <w:t xml:space="preserve"> </w:t>
      </w:r>
      <w:r>
        <w:t>the</w:t>
      </w:r>
      <w:r>
        <w:rPr>
          <w:spacing w:val="-10"/>
        </w:rPr>
        <w:t xml:space="preserve"> </w:t>
      </w:r>
      <w:r>
        <w:t>submission dated</w:t>
      </w:r>
      <w:r>
        <w:rPr>
          <w:spacing w:val="-30"/>
        </w:rPr>
        <w:t xml:space="preserve"> </w:t>
      </w:r>
      <w:r>
        <w:rPr>
          <w:rFonts w:hint="eastAsia" w:eastAsia="宋体"/>
          <w:spacing w:val="-30"/>
          <w:lang w:eastAsia="zh-CN"/>
        </w:rPr>
        <w:t xml:space="preserve"> </w:t>
      </w:r>
      <w:r>
        <w:t>November</w:t>
      </w:r>
      <w:r>
        <w:rPr>
          <w:spacing w:val="-29"/>
        </w:rPr>
        <w:t xml:space="preserve"> </w:t>
      </w:r>
      <w:r>
        <w:t>2020:</w:t>
      </w:r>
      <w:r>
        <w:rPr>
          <w:spacing w:val="-28"/>
        </w:rPr>
        <w:t xml:space="preserve"> </w:t>
      </w:r>
      <w:r>
        <w:t>Incidence:</w:t>
      </w:r>
      <w:r>
        <w:rPr>
          <w:spacing w:val="-27"/>
        </w:rPr>
        <w:t xml:space="preserve"> </w:t>
      </w:r>
      <w:r>
        <w:t>National</w:t>
      </w:r>
      <w:r>
        <w:rPr>
          <w:spacing w:val="-29"/>
        </w:rPr>
        <w:t xml:space="preserve"> </w:t>
      </w:r>
      <w:r>
        <w:t>Cancer</w:t>
      </w:r>
      <w:r>
        <w:rPr>
          <w:spacing w:val="-30"/>
        </w:rPr>
        <w:t xml:space="preserve"> </w:t>
      </w:r>
      <w:r>
        <w:t>Institute,</w:t>
      </w:r>
      <w:r>
        <w:rPr>
          <w:spacing w:val="-27"/>
        </w:rPr>
        <w:t xml:space="preserve"> </w:t>
      </w:r>
      <w:r>
        <w:t>DCCPS,</w:t>
      </w:r>
      <w:r>
        <w:rPr>
          <w:spacing w:val="-29"/>
        </w:rPr>
        <w:t xml:space="preserve"> </w:t>
      </w:r>
      <w:r>
        <w:t>Surveillance</w:t>
      </w:r>
      <w:r>
        <w:rPr>
          <w:spacing w:val="-30"/>
        </w:rPr>
        <w:t xml:space="preserve"> </w:t>
      </w:r>
      <w:r>
        <w:t>Research</w:t>
      </w:r>
      <w:r>
        <w:rPr>
          <w:spacing w:val="-29"/>
        </w:rPr>
        <w:t xml:space="preserve"> </w:t>
      </w:r>
      <w:r>
        <w:t>Program,</w:t>
      </w:r>
      <w:r>
        <w:rPr>
          <w:spacing w:val="-27"/>
        </w:rPr>
        <w:t xml:space="preserve"> </w:t>
      </w:r>
      <w:r>
        <w:rPr>
          <w:spacing w:val="-4"/>
        </w:rPr>
        <w:t xml:space="preserve">Total </w:t>
      </w:r>
      <w:r>
        <w:t>U.S.,</w:t>
      </w:r>
      <w:r>
        <w:rPr>
          <w:spacing w:val="-15"/>
        </w:rPr>
        <w:t xml:space="preserve"> </w:t>
      </w:r>
      <w:r>
        <w:t>1969-2019</w:t>
      </w:r>
      <w:r>
        <w:rPr>
          <w:spacing w:val="-15"/>
        </w:rPr>
        <w:t xml:space="preserve"> </w:t>
      </w:r>
      <w:r>
        <w:t>Counties,</w:t>
      </w:r>
      <w:r>
        <w:rPr>
          <w:spacing w:val="-14"/>
        </w:rPr>
        <w:t xml:space="preserve"> </w:t>
      </w:r>
      <w:r>
        <w:t>SEER</w:t>
      </w:r>
      <w:r>
        <w:rPr>
          <w:spacing w:val="-15"/>
        </w:rPr>
        <w:t xml:space="preserve"> </w:t>
      </w:r>
      <w:r>
        <w:t>Research</w:t>
      </w:r>
      <w:r>
        <w:rPr>
          <w:spacing w:val="-15"/>
        </w:rPr>
        <w:t xml:space="preserve"> </w:t>
      </w:r>
      <w:r>
        <w:t>Plus</w:t>
      </w:r>
      <w:r>
        <w:rPr>
          <w:spacing w:val="-14"/>
        </w:rPr>
        <w:t xml:space="preserve"> </w:t>
      </w:r>
      <w:r>
        <w:t>Data,</w:t>
      </w:r>
      <w:r>
        <w:rPr>
          <w:spacing w:val="-15"/>
        </w:rPr>
        <w:t xml:space="preserve"> </w:t>
      </w:r>
      <w:r>
        <w:t>18</w:t>
      </w:r>
      <w:r>
        <w:rPr>
          <w:spacing w:val="-15"/>
        </w:rPr>
        <w:t xml:space="preserve"> </w:t>
      </w:r>
      <w:r>
        <w:t>Registries,</w:t>
      </w:r>
      <w:r>
        <w:rPr>
          <w:spacing w:val="-14"/>
        </w:rPr>
        <w:t xml:space="preserve"> </w:t>
      </w:r>
      <w:r>
        <w:t>Nov</w:t>
      </w:r>
      <w:r>
        <w:rPr>
          <w:spacing w:val="-15"/>
        </w:rPr>
        <w:t xml:space="preserve"> </w:t>
      </w:r>
      <w:r>
        <w:t>2020</w:t>
      </w:r>
      <w:r>
        <w:rPr>
          <w:spacing w:val="-15"/>
        </w:rPr>
        <w:t xml:space="preserve"> </w:t>
      </w:r>
      <w:r>
        <w:t>Sub</w:t>
      </w:r>
      <w:r>
        <w:rPr>
          <w:spacing w:val="-14"/>
        </w:rPr>
        <w:t xml:space="preserve"> </w:t>
      </w:r>
      <w:r>
        <w:t>(2000-2018),</w:t>
      </w:r>
      <w:r>
        <w:rPr>
          <w:spacing w:val="-15"/>
        </w:rPr>
        <w:t xml:space="preserve"> </w:t>
      </w:r>
      <w:r>
        <w:t>linked</w:t>
      </w:r>
      <w:r>
        <w:rPr>
          <w:spacing w:val="-15"/>
        </w:rPr>
        <w:t xml:space="preserve"> </w:t>
      </w:r>
      <w:r>
        <w:t>to county</w:t>
      </w:r>
      <w:r>
        <w:rPr>
          <w:spacing w:val="-22"/>
        </w:rPr>
        <w:t xml:space="preserve"> </w:t>
      </w:r>
      <w:r>
        <w:t>attributes,</w:t>
      </w:r>
      <w:r>
        <w:rPr>
          <w:spacing w:val="-20"/>
        </w:rPr>
        <w:t xml:space="preserve"> </w:t>
      </w:r>
      <w:r>
        <w:t>issued</w:t>
      </w:r>
      <w:r>
        <w:rPr>
          <w:spacing w:val="-22"/>
        </w:rPr>
        <w:t xml:space="preserve"> </w:t>
      </w:r>
      <w:r>
        <w:t>in</w:t>
      </w:r>
      <w:r>
        <w:rPr>
          <w:spacing w:val="-21"/>
        </w:rPr>
        <w:t xml:space="preserve"> </w:t>
      </w:r>
      <w:r>
        <w:t>April</w:t>
      </w:r>
      <w:r>
        <w:rPr>
          <w:spacing w:val="-21"/>
        </w:rPr>
        <w:t xml:space="preserve"> </w:t>
      </w:r>
      <w:r>
        <w:rPr>
          <w:spacing w:val="-3"/>
        </w:rPr>
        <w:t>2021.</w:t>
      </w:r>
      <w:r>
        <w:rPr>
          <w:rFonts w:hint="eastAsia"/>
          <w:spacing w:val="-3"/>
        </w:rPr>
        <w:t>Cases were included if they met the following two criteria</w:t>
      </w:r>
      <w:r>
        <w:t>:(1)histological diagnosis of M1 breast cancer in female patients diagnosed between January 2013 and December 2018; and</w:t>
      </w:r>
      <w:r>
        <w:rPr>
          <w:spacing w:val="-6"/>
        </w:rPr>
        <w:t xml:space="preserve"> </w:t>
      </w:r>
      <w:r>
        <w:t>(2)</w:t>
      </w:r>
      <w:r>
        <w:rPr>
          <w:spacing w:val="-5"/>
        </w:rPr>
        <w:t xml:space="preserve"> </w:t>
      </w:r>
      <w:r>
        <w:t>the</w:t>
      </w:r>
      <w:r>
        <w:rPr>
          <w:spacing w:val="-5"/>
        </w:rPr>
        <w:t xml:space="preserve"> </w:t>
      </w:r>
      <w:r>
        <w:t>presence</w:t>
      </w:r>
      <w:r>
        <w:rPr>
          <w:spacing w:val="-6"/>
        </w:rPr>
        <w:t xml:space="preserve"> </w:t>
      </w:r>
      <w:r>
        <w:t>of</w:t>
      </w:r>
      <w:r>
        <w:rPr>
          <w:spacing w:val="-5"/>
        </w:rPr>
        <w:t xml:space="preserve"> </w:t>
      </w:r>
      <w:r>
        <w:t>one</w:t>
      </w:r>
      <w:r>
        <w:rPr>
          <w:spacing w:val="-5"/>
        </w:rPr>
        <w:t xml:space="preserve"> </w:t>
      </w:r>
      <w:r>
        <w:t>malignant</w:t>
      </w:r>
      <w:r>
        <w:rPr>
          <w:spacing w:val="-5"/>
        </w:rPr>
        <w:t xml:space="preserve"> </w:t>
      </w:r>
      <w:r>
        <w:t>lesion.</w:t>
      </w:r>
      <w:r>
        <w:rPr>
          <w:spacing w:val="-6"/>
        </w:rPr>
        <w:t xml:space="preserve"> </w:t>
      </w:r>
      <w:r>
        <w:t>On</w:t>
      </w:r>
      <w:r>
        <w:rPr>
          <w:spacing w:val="-5"/>
        </w:rPr>
        <w:t xml:space="preserve"> </w:t>
      </w:r>
      <w:r>
        <w:t>the</w:t>
      </w:r>
      <w:r>
        <w:rPr>
          <w:spacing w:val="-5"/>
        </w:rPr>
        <w:t xml:space="preserve"> </w:t>
      </w:r>
      <w:r>
        <w:t>contrary,</w:t>
      </w:r>
      <w:r>
        <w:rPr>
          <w:spacing w:val="-5"/>
        </w:rPr>
        <w:t xml:space="preserve"> </w:t>
      </w:r>
      <w:r>
        <w:t>we</w:t>
      </w:r>
      <w:r>
        <w:rPr>
          <w:spacing w:val="-6"/>
        </w:rPr>
        <w:t xml:space="preserve"> </w:t>
      </w:r>
      <w:r>
        <w:t>eliminated</w:t>
      </w:r>
      <w:r>
        <w:rPr>
          <w:spacing w:val="-5"/>
        </w:rPr>
        <w:t xml:space="preserve"> </w:t>
      </w:r>
      <w:r>
        <w:t>instances</w:t>
      </w:r>
      <w:r>
        <w:rPr>
          <w:spacing w:val="-5"/>
        </w:rPr>
        <w:t xml:space="preserve"> </w:t>
      </w:r>
      <w:r>
        <w:t>cases</w:t>
      </w:r>
      <w:r>
        <w:rPr>
          <w:spacing w:val="-5"/>
        </w:rPr>
        <w:t xml:space="preserve"> </w:t>
      </w:r>
      <w:r>
        <w:t>that</w:t>
      </w:r>
      <w:r>
        <w:rPr>
          <w:spacing w:val="-6"/>
        </w:rPr>
        <w:t xml:space="preserve"> </w:t>
      </w:r>
      <w:r>
        <w:t>fulfilled the</w:t>
      </w:r>
      <w:r>
        <w:rPr>
          <w:spacing w:val="-7"/>
        </w:rPr>
        <w:t xml:space="preserve"> </w:t>
      </w:r>
      <w:r>
        <w:t>following</w:t>
      </w:r>
      <w:r>
        <w:rPr>
          <w:spacing w:val="-6"/>
        </w:rPr>
        <w:t xml:space="preserve"> </w:t>
      </w:r>
      <w:r>
        <w:t>criteria:</w:t>
      </w:r>
      <w:r>
        <w:rPr>
          <w:spacing w:val="-6"/>
        </w:rPr>
        <w:t xml:space="preserve"> </w:t>
      </w:r>
      <w:r>
        <w:t>(1)</w:t>
      </w:r>
      <w:r>
        <w:rPr>
          <w:spacing w:val="-6"/>
        </w:rPr>
        <w:t xml:space="preserve"> </w:t>
      </w:r>
      <w:r>
        <w:t>individuals</w:t>
      </w:r>
      <w:r>
        <w:rPr>
          <w:spacing w:val="-6"/>
        </w:rPr>
        <w:t xml:space="preserve"> </w:t>
      </w:r>
      <w:r>
        <w:t>having</w:t>
      </w:r>
      <w:r>
        <w:rPr>
          <w:spacing w:val="-7"/>
        </w:rPr>
        <w:t xml:space="preserve"> </w:t>
      </w:r>
      <w:r>
        <w:t>ambiguous</w:t>
      </w:r>
      <w:r>
        <w:rPr>
          <w:spacing w:val="-6"/>
        </w:rPr>
        <w:t xml:space="preserve"> </w:t>
      </w:r>
      <w:r>
        <w:t>or</w:t>
      </w:r>
      <w:r>
        <w:rPr>
          <w:spacing w:val="-6"/>
        </w:rPr>
        <w:t xml:space="preserve"> </w:t>
      </w:r>
      <w:r>
        <w:t>incomplete</w:t>
      </w:r>
      <w:r>
        <w:rPr>
          <w:spacing w:val="-6"/>
        </w:rPr>
        <w:t xml:space="preserve"> </w:t>
      </w:r>
      <w:r>
        <w:t>Metastasis</w:t>
      </w:r>
      <w:r>
        <w:rPr>
          <w:spacing w:val="-6"/>
        </w:rPr>
        <w:t xml:space="preserve"> </w:t>
      </w:r>
      <w:r>
        <w:t>location.</w:t>
      </w:r>
      <w:r>
        <w:rPr>
          <w:spacing w:val="-6"/>
        </w:rPr>
        <w:t xml:space="preserve"> </w:t>
      </w:r>
      <w:r>
        <w:t>Demographic data (age and marital status at diagnosis), characteristics specific to breast cancer (TNM stage, histology type, tumor laterality, breast Subtype, grade, ER status, PR status, metastasis location), and information about</w:t>
      </w:r>
      <w:r>
        <w:rPr>
          <w:spacing w:val="-18"/>
        </w:rPr>
        <w:t xml:space="preserve"> </w:t>
      </w:r>
      <w:r>
        <w:t>treatment</w:t>
      </w:r>
      <w:r>
        <w:rPr>
          <w:spacing w:val="-17"/>
        </w:rPr>
        <w:t xml:space="preserve"> </w:t>
      </w:r>
      <w:r>
        <w:t>(primary</w:t>
      </w:r>
      <w:r>
        <w:rPr>
          <w:spacing w:val="-17"/>
        </w:rPr>
        <w:t xml:space="preserve"> </w:t>
      </w:r>
      <w:r>
        <w:t>site</w:t>
      </w:r>
      <w:r>
        <w:rPr>
          <w:spacing w:val="-17"/>
        </w:rPr>
        <w:t xml:space="preserve"> </w:t>
      </w:r>
      <w:r>
        <w:rPr>
          <w:spacing w:val="-3"/>
        </w:rPr>
        <w:t>surgery,</w:t>
      </w:r>
      <w:r>
        <w:rPr>
          <w:spacing w:val="-16"/>
        </w:rPr>
        <w:t xml:space="preserve"> </w:t>
      </w:r>
      <w:r>
        <w:t>radiation,</w:t>
      </w:r>
      <w:r>
        <w:rPr>
          <w:spacing w:val="-16"/>
        </w:rPr>
        <w:t xml:space="preserve"> </w:t>
      </w:r>
      <w:r>
        <w:t>and</w:t>
      </w:r>
      <w:r>
        <w:rPr>
          <w:spacing w:val="-17"/>
        </w:rPr>
        <w:t xml:space="preserve"> </w:t>
      </w:r>
      <w:r>
        <w:t>chemotherapy)</w:t>
      </w:r>
      <w:r>
        <w:rPr>
          <w:spacing w:val="-18"/>
        </w:rPr>
        <w:t xml:space="preserve"> </w:t>
      </w:r>
      <w:r>
        <w:t>were</w:t>
      </w:r>
      <w:r>
        <w:rPr>
          <w:spacing w:val="-17"/>
        </w:rPr>
        <w:t xml:space="preserve"> </w:t>
      </w:r>
      <w:r>
        <w:t>all</w:t>
      </w:r>
      <w:r>
        <w:rPr>
          <w:spacing w:val="-17"/>
        </w:rPr>
        <w:t xml:space="preserve"> </w:t>
      </w:r>
      <w:r>
        <w:t>included</w:t>
      </w:r>
      <w:r>
        <w:rPr>
          <w:spacing w:val="-17"/>
        </w:rPr>
        <w:t xml:space="preserve"> </w:t>
      </w:r>
      <w:r>
        <w:t>in</w:t>
      </w:r>
      <w:r>
        <w:rPr>
          <w:spacing w:val="-17"/>
        </w:rPr>
        <w:t xml:space="preserve"> </w:t>
      </w:r>
      <w:r>
        <w:t>the</w:t>
      </w:r>
      <w:r>
        <w:rPr>
          <w:spacing w:val="-17"/>
        </w:rPr>
        <w:t xml:space="preserve"> </w:t>
      </w:r>
      <w:r>
        <w:t>data.</w:t>
      </w:r>
      <w:r>
        <w:rPr>
          <w:spacing w:val="-16"/>
        </w:rPr>
        <w:t xml:space="preserve"> </w:t>
      </w:r>
      <w:r>
        <w:rPr>
          <w:rFonts w:hint="eastAsia"/>
        </w:rPr>
        <w:t>The key outcomes measured included survival time and mortality indicator.</w:t>
      </w:r>
    </w:p>
    <w:p w14:paraId="0BBDFC0B">
      <w:pPr>
        <w:pStyle w:val="4"/>
        <w:spacing w:before="161" w:line="259" w:lineRule="auto"/>
        <w:ind w:left="128" w:right="192" w:firstLine="170"/>
      </w:pPr>
      <w:r>
        <w:rPr>
          <w:spacing w:val="-10"/>
        </w:rPr>
        <w:t>We</w:t>
      </w:r>
      <w:r>
        <w:rPr>
          <w:spacing w:val="-5"/>
        </w:rPr>
        <w:t xml:space="preserve"> </w:t>
      </w:r>
      <w:r>
        <w:t>randomly</w:t>
      </w:r>
      <w:r>
        <w:rPr>
          <w:spacing w:val="-5"/>
        </w:rPr>
        <w:t xml:space="preserve"> </w:t>
      </w:r>
      <w:r>
        <w:t>selected</w:t>
      </w:r>
      <w:r>
        <w:rPr>
          <w:spacing w:val="-4"/>
        </w:rPr>
        <w:t xml:space="preserve"> </w:t>
      </w:r>
      <w:r>
        <w:t>data</w:t>
      </w:r>
      <w:r>
        <w:rPr>
          <w:spacing w:val="-5"/>
        </w:rPr>
        <w:t xml:space="preserve"> </w:t>
      </w:r>
      <w:r>
        <w:t>from</w:t>
      </w:r>
      <w:r>
        <w:rPr>
          <w:spacing w:val="-3"/>
        </w:rPr>
        <w:t xml:space="preserve"> </w:t>
      </w:r>
      <w:r>
        <w:t>100</w:t>
      </w:r>
      <w:r>
        <w:rPr>
          <w:spacing w:val="-5"/>
        </w:rPr>
        <w:t xml:space="preserve"> </w:t>
      </w:r>
      <w:r>
        <w:t>M1</w:t>
      </w:r>
      <w:r>
        <w:rPr>
          <w:spacing w:val="-4"/>
        </w:rPr>
        <w:t xml:space="preserve"> </w:t>
      </w:r>
      <w:r>
        <w:t>breast</w:t>
      </w:r>
      <w:r>
        <w:rPr>
          <w:spacing w:val="-5"/>
        </w:rPr>
        <w:t xml:space="preserve"> </w:t>
      </w:r>
      <w:r>
        <w:t>cancer</w:t>
      </w:r>
      <w:r>
        <w:rPr>
          <w:spacing w:val="-4"/>
        </w:rPr>
        <w:t xml:space="preserve"> </w:t>
      </w:r>
      <w:r>
        <w:t>patients</w:t>
      </w:r>
      <w:r>
        <w:rPr>
          <w:spacing w:val="-5"/>
        </w:rPr>
        <w:t xml:space="preserve"> </w:t>
      </w:r>
      <w:r>
        <w:t>at</w:t>
      </w:r>
      <w:r>
        <w:rPr>
          <w:spacing w:val="-4"/>
        </w:rPr>
        <w:t xml:space="preserve"> </w:t>
      </w:r>
      <w:r>
        <w:t>Shaanxi</w:t>
      </w:r>
      <w:r>
        <w:rPr>
          <w:spacing w:val="-5"/>
        </w:rPr>
        <w:t xml:space="preserve"> </w:t>
      </w:r>
      <w:r>
        <w:t>Provincial</w:t>
      </w:r>
      <w:r>
        <w:rPr>
          <w:spacing w:val="-4"/>
        </w:rPr>
        <w:t xml:space="preserve"> </w:t>
      </w:r>
      <w:r>
        <w:t>People’s</w:t>
      </w:r>
      <w:r>
        <w:rPr>
          <w:spacing w:val="-4"/>
        </w:rPr>
        <w:t xml:space="preserve"> </w:t>
      </w:r>
      <w:r>
        <w:t>Hospital in</w:t>
      </w:r>
      <w:r>
        <w:rPr>
          <w:spacing w:val="-6"/>
        </w:rPr>
        <w:t xml:space="preserve"> </w:t>
      </w:r>
      <w:r>
        <w:t>China,</w:t>
      </w:r>
      <w:r>
        <w:rPr>
          <w:spacing w:val="-6"/>
        </w:rPr>
        <w:t xml:space="preserve"> </w:t>
      </w:r>
      <w:r>
        <w:t>who</w:t>
      </w:r>
      <w:r>
        <w:rPr>
          <w:spacing w:val="-7"/>
        </w:rPr>
        <w:t xml:space="preserve"> </w:t>
      </w:r>
      <w:r>
        <w:t>were</w:t>
      </w:r>
      <w:r>
        <w:rPr>
          <w:spacing w:val="-6"/>
        </w:rPr>
        <w:t xml:space="preserve"> </w:t>
      </w:r>
      <w:r>
        <w:t>diagnosed</w:t>
      </w:r>
      <w:r>
        <w:rPr>
          <w:spacing w:val="-7"/>
        </w:rPr>
        <w:t xml:space="preserve"> </w:t>
      </w:r>
      <w:r>
        <w:t>between</w:t>
      </w:r>
      <w:r>
        <w:rPr>
          <w:spacing w:val="-5"/>
        </w:rPr>
        <w:t xml:space="preserve"> </w:t>
      </w:r>
      <w:r>
        <w:t>January</w:t>
      </w:r>
      <w:r>
        <w:rPr>
          <w:spacing w:val="-7"/>
        </w:rPr>
        <w:t xml:space="preserve"> </w:t>
      </w:r>
      <w:r>
        <w:t>2013</w:t>
      </w:r>
      <w:r>
        <w:rPr>
          <w:spacing w:val="-6"/>
        </w:rPr>
        <w:t xml:space="preserve"> </w:t>
      </w:r>
      <w:r>
        <w:t>and</w:t>
      </w:r>
      <w:r>
        <w:rPr>
          <w:spacing w:val="-6"/>
        </w:rPr>
        <w:t xml:space="preserve"> </w:t>
      </w:r>
      <w:r>
        <w:t>December</w:t>
      </w:r>
      <w:r>
        <w:rPr>
          <w:spacing w:val="-6"/>
        </w:rPr>
        <w:t xml:space="preserve"> </w:t>
      </w:r>
      <w:r>
        <w:t>2018,</w:t>
      </w:r>
      <w:r>
        <w:rPr>
          <w:spacing w:val="-6"/>
        </w:rPr>
        <w:t xml:space="preserve"> </w:t>
      </w:r>
      <w:r>
        <w:t>to</w:t>
      </w:r>
      <w:r>
        <w:rPr>
          <w:spacing w:val="-5"/>
        </w:rPr>
        <w:t xml:space="preserve"> </w:t>
      </w:r>
      <w:r>
        <w:t>form</w:t>
      </w:r>
      <w:r>
        <w:rPr>
          <w:spacing w:val="-7"/>
        </w:rPr>
        <w:t xml:space="preserve"> </w:t>
      </w:r>
      <w:r>
        <w:t>the</w:t>
      </w:r>
      <w:r>
        <w:rPr>
          <w:spacing w:val="-6"/>
        </w:rPr>
        <w:t xml:space="preserve"> </w:t>
      </w:r>
      <w:r>
        <w:t>external</w:t>
      </w:r>
      <w:r>
        <w:rPr>
          <w:spacing w:val="-7"/>
        </w:rPr>
        <w:t xml:space="preserve"> </w:t>
      </w:r>
      <w:r>
        <w:rPr>
          <w:spacing w:val="-3"/>
        </w:rPr>
        <w:t xml:space="preserve">validation </w:t>
      </w:r>
      <w:r>
        <w:t>cohort.</w:t>
      </w:r>
    </w:p>
    <w:p w14:paraId="127AF06A">
      <w:pPr>
        <w:pStyle w:val="4"/>
        <w:jc w:val="left"/>
        <w:rPr>
          <w:sz w:val="23"/>
        </w:rPr>
      </w:pPr>
    </w:p>
    <w:p w14:paraId="1165D1C0">
      <w:pPr>
        <w:pStyle w:val="3"/>
        <w:numPr>
          <w:ilvl w:val="1"/>
          <w:numId w:val="4"/>
        </w:numPr>
        <w:tabs>
          <w:tab w:val="left" w:pos="700"/>
          <w:tab w:val="left" w:pos="701"/>
        </w:tabs>
        <w:spacing w:before="1"/>
        <w:ind w:hanging="573"/>
      </w:pPr>
      <w:bookmarkStart w:id="4" w:name="Explainable_Machine_Learning_Survival_Mo"/>
      <w:bookmarkEnd w:id="4"/>
      <w:r>
        <w:t>Explainable Machine Learning Survival Model</w:t>
      </w:r>
      <w:r>
        <w:rPr>
          <w:spacing w:val="-8"/>
        </w:rPr>
        <w:t xml:space="preserve"> </w:t>
      </w:r>
      <w:r>
        <w:t>Design</w:t>
      </w:r>
    </w:p>
    <w:p w14:paraId="0A2C71EB">
      <w:pPr>
        <w:pStyle w:val="4"/>
        <w:spacing w:before="215" w:line="259" w:lineRule="auto"/>
        <w:ind w:left="128" w:right="188" w:firstLine="170"/>
      </w:pPr>
      <w:r>
        <w:rPr>
          <w:rFonts w:hint="eastAsia"/>
        </w:rPr>
        <w:t>This section presents the training and evaluation of two machine learning models developed to predict survival outcomes. Both algorithms aim to model the relationship between patient-specific variables and the log hazard function. The deep learning model architecture includes an input layer that receives baseline clinical data, followed by fully connected hidden layers interspersed with dropout layers. The network outputs the log hazard, and the Rectified Linear Unit (ReLU) function is used as the activation function. Model parameters were updated using the Adam optimizer over multiple training epochs (11).For hyperparameter optimization, a random search was conducted across the following ranges: learning rate [0.00001,0.01], dropout rate [0.5,0.8], number of hidden layers [1,10], and number of neurons per hidden layer [10,80]. Similarly, a random search was applied to train the Penalized Cox Proportional Hazards model, tuning the learning rate [0.001,0.01]and penalization term [0.0001,1]</w:t>
      </w:r>
    </w:p>
    <w:p w14:paraId="661AFC91">
      <w:pPr>
        <w:pStyle w:val="4"/>
        <w:spacing w:before="215" w:line="259" w:lineRule="auto"/>
        <w:ind w:left="128" w:right="188" w:firstLine="170"/>
      </w:pPr>
      <w:r>
        <w:rPr>
          <w:rFonts w:hint="eastAsia"/>
        </w:rPr>
        <w:t xml:space="preserve">To enhance interpretability, we incorporated an explainable module using Shapley values to assess the contribution of each clinical feature to the neural network's predictions. For individual-level explanations, Shapley values were calculated for each feature, and waterfall plots were generated to visualize their impact on specific predictions. To assess global feature importance, we averaged the absolute Shapley values across the full training dataset and ranked the features by descending importance. A schematic overview of the workflow is presented in </w:t>
      </w:r>
      <w:r>
        <w:t xml:space="preserve">(Figure </w:t>
      </w:r>
      <w:r>
        <w:fldChar w:fldCharType="begin"/>
      </w:r>
      <w:r>
        <w:instrText xml:space="preserve"> HYPERLINK \l "_bookmark0" </w:instrText>
      </w:r>
      <w:r>
        <w:fldChar w:fldCharType="separate"/>
      </w:r>
      <w:r>
        <w:t>1).</w:t>
      </w:r>
      <w:r>
        <w:fldChar w:fldCharType="end"/>
      </w:r>
    </w:p>
    <w:bookmarkEnd w:id="3"/>
    <w:p w14:paraId="3458295B">
      <w:pPr>
        <w:pStyle w:val="4"/>
        <w:spacing w:before="9" w:after="1"/>
        <w:jc w:val="left"/>
        <w:rPr>
          <w:rFonts w:eastAsiaTheme="minorEastAsia"/>
          <w:sz w:val="26"/>
          <w:lang w:eastAsia="zh-CN"/>
        </w:rPr>
      </w:pPr>
    </w:p>
    <w:p w14:paraId="02084AC0">
      <w:pPr>
        <w:pStyle w:val="4"/>
        <w:spacing w:before="9" w:after="1"/>
        <w:jc w:val="left"/>
        <w:rPr>
          <w:rFonts w:eastAsiaTheme="minorEastAsia"/>
          <w:sz w:val="26"/>
          <w:lang w:eastAsia="zh-CN"/>
        </w:rPr>
      </w:pPr>
    </w:p>
    <w:p w14:paraId="43E067DF">
      <w:pPr>
        <w:pStyle w:val="4"/>
        <w:spacing w:before="9" w:after="1"/>
        <w:jc w:val="left"/>
        <w:rPr>
          <w:rFonts w:eastAsiaTheme="minorEastAsia"/>
          <w:sz w:val="26"/>
          <w:lang w:eastAsia="zh-CN"/>
        </w:rPr>
      </w:pPr>
    </w:p>
    <w:p w14:paraId="63325596">
      <w:pPr>
        <w:pStyle w:val="4"/>
        <w:spacing w:before="9" w:after="1"/>
        <w:jc w:val="left"/>
        <w:rPr>
          <w:rFonts w:eastAsiaTheme="minorEastAsia"/>
          <w:sz w:val="26"/>
          <w:lang w:eastAsia="zh-CN"/>
        </w:rPr>
      </w:pPr>
    </w:p>
    <w:p w14:paraId="35376A5E">
      <w:pPr>
        <w:pStyle w:val="4"/>
        <w:ind w:left="1608"/>
        <w:jc w:val="left"/>
        <w:rPr>
          <w:sz w:val="20"/>
        </w:rPr>
      </w:pPr>
    </w:p>
    <w:p w14:paraId="29F8579D">
      <w:pPr>
        <w:pStyle w:val="4"/>
        <w:spacing w:before="9"/>
        <w:jc w:val="left"/>
        <w:rPr>
          <w:sz w:val="8"/>
        </w:rPr>
      </w:pPr>
    </w:p>
    <w:p w14:paraId="11FF3C02">
      <w:pPr>
        <w:pStyle w:val="3"/>
        <w:numPr>
          <w:ilvl w:val="1"/>
          <w:numId w:val="4"/>
        </w:numPr>
        <w:tabs>
          <w:tab w:val="left" w:pos="745"/>
          <w:tab w:val="left" w:pos="746"/>
        </w:tabs>
        <w:spacing w:before="248"/>
        <w:ind w:left="745"/>
      </w:pPr>
      <w:bookmarkStart w:id="5" w:name="Computation_Software"/>
      <w:bookmarkEnd w:id="5"/>
      <w:bookmarkStart w:id="6" w:name="_bookmark0"/>
      <w:bookmarkEnd w:id="6"/>
      <w:r>
        <w:t>Statistical analysis</w:t>
      </w:r>
    </w:p>
    <w:p w14:paraId="07ADD62C">
      <w:pPr>
        <w:pStyle w:val="4"/>
        <w:spacing w:before="207" w:line="259" w:lineRule="auto"/>
        <w:ind w:left="167" w:right="104" w:firstLine="177"/>
        <w:rPr>
          <w:rFonts w:eastAsiaTheme="minorEastAsia"/>
          <w:lang w:eastAsia="zh-CN"/>
        </w:rPr>
      </w:pPr>
      <w:r>
        <w:rPr>
          <w:color w:val="00B0F0"/>
          <w:u w:val="single"/>
        </w:rPr>
        <w:t>All covariates were converted into categorical variables for statistical analysis. The patients with missing data were removed. The Kaplan-Meier method was used for survival analysis, and survival curves were drawn. The log-rank test was used for survival rate comparisons. Propensity score matching (PSM) was performed based on clinical and pathological characteristics. A logistic regression model was used to calculate propensity scores, with a matching ratio of 1:7:2 and a caliper value of 0.3. The matched samples were reanalyzed, with the significance level set at α=0.05 (two-tailed)</w:t>
      </w:r>
      <w:r>
        <w:rPr>
          <w:u w:val="single"/>
        </w:rPr>
        <w:t>.</w:t>
      </w:r>
      <w:r>
        <w:t xml:space="preserve"> The model development was conducted in Python 3.9. Implementation of the deep learning model employed PyTorch version 1.11.0, while the penalized Cox proportional hazards model was built using PySurvival version 0.1.2.The code and dataset for reproducing the deep learning model are available at: </w:t>
      </w:r>
      <w:r>
        <w:fldChar w:fldCharType="begin"/>
      </w:r>
      <w:r>
        <w:instrText xml:space="preserve"> HYPERLINK "https://github.com/snowflake-Zhao/brca-IV-surgery" </w:instrText>
      </w:r>
      <w:r>
        <w:fldChar w:fldCharType="separate"/>
      </w:r>
      <w:r>
        <w:rPr>
          <w:rStyle w:val="13"/>
        </w:rPr>
        <w:t>https://github.com/snowflake-Zhao/brca-IV-surgery</w:t>
      </w:r>
      <w:r>
        <w:rPr>
          <w:rStyle w:val="13"/>
        </w:rPr>
        <w:fldChar w:fldCharType="end"/>
      </w:r>
      <w:r>
        <w:t>.</w:t>
      </w:r>
    </w:p>
    <w:p w14:paraId="32FE075D">
      <w:pPr>
        <w:pStyle w:val="4"/>
        <w:spacing w:before="207" w:line="259" w:lineRule="auto"/>
        <w:ind w:left="167" w:right="104" w:firstLine="177"/>
        <w:rPr>
          <w:rFonts w:eastAsiaTheme="minorEastAsia"/>
          <w:lang w:eastAsia="zh-CN"/>
        </w:rPr>
      </w:pPr>
    </w:p>
    <w:p w14:paraId="566D4929">
      <w:pPr>
        <w:pStyle w:val="2"/>
        <w:numPr>
          <w:ilvl w:val="0"/>
          <w:numId w:val="4"/>
        </w:numPr>
        <w:tabs>
          <w:tab w:val="left" w:pos="577"/>
          <w:tab w:val="left" w:pos="578"/>
        </w:tabs>
      </w:pPr>
      <w:bookmarkStart w:id="7" w:name="Results"/>
      <w:bookmarkEnd w:id="7"/>
      <w:bookmarkStart w:id="8" w:name="Patient_Baseline_Characteristics"/>
      <w:bookmarkEnd w:id="8"/>
      <w:r>
        <w:rPr>
          <w:color w:val="231F20"/>
          <w:spacing w:val="-4"/>
        </w:rPr>
        <w:t>RESULTS</w:t>
      </w:r>
    </w:p>
    <w:p w14:paraId="399C8396">
      <w:pPr>
        <w:pStyle w:val="3"/>
        <w:numPr>
          <w:ilvl w:val="1"/>
          <w:numId w:val="4"/>
        </w:numPr>
        <w:tabs>
          <w:tab w:val="left" w:pos="745"/>
          <w:tab w:val="left" w:pos="746"/>
        </w:tabs>
        <w:spacing w:before="222"/>
        <w:ind w:left="745"/>
      </w:pPr>
      <w:r>
        <w:t>Patient Baseline</w:t>
      </w:r>
      <w:r>
        <w:rPr>
          <w:spacing w:val="-3"/>
        </w:rPr>
        <w:t xml:space="preserve"> </w:t>
      </w:r>
      <w:r>
        <w:t>Characteristics</w:t>
      </w:r>
    </w:p>
    <w:p w14:paraId="4470D53A">
      <w:pPr>
        <w:pStyle w:val="4"/>
        <w:spacing w:before="208" w:line="259" w:lineRule="auto"/>
        <w:ind w:left="174" w:right="126" w:firstLine="170"/>
      </w:pPr>
      <w:r>
        <w:rPr>
          <w:rFonts w:hint="eastAsia"/>
          <w:spacing w:val="-5"/>
        </w:rPr>
        <w:t>Based on the inclusion criteria, a total of 10,314 patients diagnosed with M1 stage breast cancer were selected for this study. To assess the model's performance, the cohort was divided into two groups: a training set of 10,214 patients from the SEER database and a test set of 100 patients from the China Database. Baseline clinical characteristics for both cohorts are summarized in Table 1.In the SEER cohort, infiltrating ductal carcinoma was the most common histological type, accounting for 76.69% of cases, followed by lobular carcinoma at 9.38%. Regarding molecular subtypes, Luminal A breast cancer represented 58.29% of patients, while triple-negative cases accounted for 14.70%. With respect to metastatic sites, bone metastases were present in 65.14% of patients, brain in 93.29%, liver in 74.11%, and lung in 69.32%. Additionally, 37.34% of patients underwent surgery and 34.49% received beam radiation as part of local therapy.In the test cohort, nearly three-quarters of patients were diagnosed with infiltrating ductal carcinoma, with most exhibiting moderately differentiated tumors. Among this group, 62% had bone metastasis, 87% had brain metastasis, 76% had liver metastasis, and 61% had lung metastasis. Approximately half of the patients were classified as Luminal subtype, while 21% had triple-negative breast cancer. In terms of local treatment, over half underwent surgery, and nearly one-quarter received beam radiation.</w:t>
      </w:r>
      <w:r>
        <w:rPr>
          <w:rFonts w:hint="eastAsia" w:eastAsia="宋体"/>
          <w:lang w:eastAsia="zh-CN"/>
        </w:rPr>
        <w:t xml:space="preserve"> </w:t>
      </w:r>
    </w:p>
    <w:p w14:paraId="37B0F3B4">
      <w:pPr>
        <w:spacing w:line="259" w:lineRule="auto"/>
        <w:sectPr>
          <w:headerReference r:id="rId5" w:type="default"/>
          <w:footerReference r:id="rId6" w:type="default"/>
          <w:pgSz w:w="11910" w:h="16840"/>
          <w:pgMar w:top="1180" w:right="760" w:bottom="1220" w:left="780" w:header="775" w:footer="1033" w:gutter="0"/>
          <w:lnNumType w:countBy="1" w:restart="continuous"/>
          <w:cols w:space="720" w:num="1"/>
        </w:sectPr>
      </w:pPr>
    </w:p>
    <w:p w14:paraId="1A820DDE">
      <w:pPr>
        <w:pStyle w:val="4"/>
        <w:spacing w:before="1"/>
        <w:jc w:val="left"/>
        <w:rPr>
          <w:sz w:val="17"/>
        </w:rPr>
      </w:pPr>
    </w:p>
    <w:p w14:paraId="008E2D88">
      <w:pPr>
        <w:pStyle w:val="4"/>
        <w:jc w:val="left"/>
        <w:rPr>
          <w:sz w:val="20"/>
        </w:rPr>
      </w:pPr>
    </w:p>
    <w:p w14:paraId="69757D17">
      <w:pPr>
        <w:pStyle w:val="4"/>
        <w:spacing w:before="2"/>
        <w:jc w:val="left"/>
        <w:rPr>
          <w:sz w:val="23"/>
        </w:rPr>
      </w:pPr>
    </w:p>
    <w:p w14:paraId="5B4CCE85">
      <w:pPr>
        <w:pStyle w:val="3"/>
        <w:numPr>
          <w:ilvl w:val="1"/>
          <w:numId w:val="4"/>
        </w:numPr>
        <w:tabs>
          <w:tab w:val="left" w:pos="745"/>
          <w:tab w:val="left" w:pos="746"/>
        </w:tabs>
        <w:spacing w:before="102"/>
        <w:ind w:left="745"/>
      </w:pPr>
      <w:bookmarkStart w:id="9" w:name="Survival_Feature_Importance"/>
      <w:bookmarkEnd w:id="9"/>
      <w:r>
        <w:t>Survival Feature</w:t>
      </w:r>
      <w:r>
        <w:rPr>
          <w:spacing w:val="-3"/>
        </w:rPr>
        <w:t xml:space="preserve"> </w:t>
      </w:r>
      <w:r>
        <w:t>Importance</w:t>
      </w:r>
    </w:p>
    <w:p w14:paraId="2C9BB097">
      <w:pPr>
        <w:pStyle w:val="4"/>
        <w:spacing w:before="236" w:line="259" w:lineRule="auto"/>
        <w:ind w:left="174" w:right="146" w:firstLine="170"/>
      </w:pPr>
      <w:r>
        <w:pict>
          <v:line id="_x0000_s2055" o:spid="_x0000_s2055" o:spt="20" style="position:absolute;left:0pt;margin-left:506.35pt;margin-top:37.7pt;height:0pt;width:3.55pt;mso-position-horizontal-relative:page;z-index:-251651072;mso-width-relative:page;mso-height-relative:page;" coordsize="21600,21600">
            <v:path arrowok="t"/>
            <v:fill focussize="0,0"/>
            <v:stroke weight="0.398031496062992pt"/>
            <v:imagedata o:title=""/>
            <o:lock v:ext="edit"/>
          </v:line>
        </w:pict>
      </w:r>
      <w:r>
        <w:t xml:space="preserve">The model and patient data are used to calculate the global feature significance (Figure </w:t>
      </w:r>
      <w:r>
        <w:fldChar w:fldCharType="begin"/>
      </w:r>
      <w:r>
        <w:instrText xml:space="preserve"> HYPERLINK \l "_bookmark2" </w:instrText>
      </w:r>
      <w:r>
        <w:fldChar w:fldCharType="separate"/>
      </w:r>
      <w:r>
        <w:t xml:space="preserve">2). </w:t>
      </w:r>
      <w:r>
        <w:fldChar w:fldCharType="end"/>
      </w:r>
      <w:r>
        <w:t xml:space="preserve">The </w:t>
      </w:r>
      <w:r>
        <w:rPr>
          <w:spacing w:val="-3"/>
        </w:rPr>
        <w:t xml:space="preserve">three </w:t>
      </w:r>
      <w:r>
        <w:t>most significant variables for OS at first were HR-/HER2-(Triple Negative), Mets at DX-brain yes, and HR-/HER2-(HER2-positive</w:t>
      </w:r>
      <w:r>
        <w:rPr>
          <w:spacing w:val="-12"/>
        </w:rPr>
        <w:t xml:space="preserve"> </w:t>
      </w:r>
      <w:r>
        <w:t>patient),</w:t>
      </w:r>
      <w:r>
        <w:rPr>
          <w:spacing w:val="-11"/>
        </w:rPr>
        <w:t xml:space="preserve"> </w:t>
      </w:r>
      <w:r>
        <w:t>ranked</w:t>
      </w:r>
      <w:r>
        <w:rPr>
          <w:spacing w:val="-11"/>
        </w:rPr>
        <w:t xml:space="preserve"> </w:t>
      </w:r>
      <w:r>
        <w:t>from</w:t>
      </w:r>
      <w:r>
        <w:rPr>
          <w:spacing w:val="-11"/>
        </w:rPr>
        <w:t xml:space="preserve"> </w:t>
      </w:r>
      <w:r>
        <w:t>top</w:t>
      </w:r>
      <w:r>
        <w:rPr>
          <w:spacing w:val="-12"/>
        </w:rPr>
        <w:t xml:space="preserve"> </w:t>
      </w:r>
      <w:r>
        <w:t>to</w:t>
      </w:r>
      <w:r>
        <w:rPr>
          <w:spacing w:val="-11"/>
        </w:rPr>
        <w:t xml:space="preserve"> </w:t>
      </w:r>
      <w:r>
        <w:t>bottom.</w:t>
      </w:r>
      <w:r>
        <w:rPr>
          <w:spacing w:val="-11"/>
        </w:rPr>
        <w:t xml:space="preserve"> </w:t>
      </w:r>
      <w:r>
        <w:t>The</w:t>
      </w:r>
      <w:r>
        <w:rPr>
          <w:spacing w:val="-12"/>
        </w:rPr>
        <w:t xml:space="preserve"> </w:t>
      </w:r>
      <w:r>
        <w:t>variable</w:t>
      </w:r>
      <w:r>
        <w:rPr>
          <w:spacing w:val="-12"/>
        </w:rPr>
        <w:t xml:space="preserve"> </w:t>
      </w:r>
      <w:r>
        <w:t>to</w:t>
      </w:r>
      <w:r>
        <w:rPr>
          <w:spacing w:val="-11"/>
        </w:rPr>
        <w:t xml:space="preserve"> </w:t>
      </w:r>
      <w:r>
        <w:t>ascertain</w:t>
      </w:r>
      <w:r>
        <w:rPr>
          <w:spacing w:val="-11"/>
        </w:rPr>
        <w:t xml:space="preserve"> </w:t>
      </w:r>
      <w:r>
        <w:t>if</w:t>
      </w:r>
      <w:r>
        <w:rPr>
          <w:spacing w:val="-12"/>
        </w:rPr>
        <w:t xml:space="preserve"> </w:t>
      </w:r>
      <w:r>
        <w:t>the</w:t>
      </w:r>
      <w:r>
        <w:rPr>
          <w:spacing w:val="-11"/>
        </w:rPr>
        <w:t xml:space="preserve"> </w:t>
      </w:r>
      <w:r>
        <w:t>subtype</w:t>
      </w:r>
      <w:r>
        <w:rPr>
          <w:spacing w:val="-12"/>
        </w:rPr>
        <w:t xml:space="preserve"> </w:t>
      </w:r>
      <w:r>
        <w:t xml:space="preserve">is triple negative is the most important element influencing a patient’s overall prognosis. </w:t>
      </w:r>
      <w:r>
        <w:rPr>
          <w:spacing w:val="-10"/>
        </w:rPr>
        <w:t xml:space="preserve">We </w:t>
      </w:r>
      <w:r>
        <w:t>might also</w:t>
      </w:r>
      <w:r>
        <w:rPr>
          <w:spacing w:val="-43"/>
        </w:rPr>
        <w:t xml:space="preserve"> </w:t>
      </w:r>
      <w:r>
        <w:t>see</w:t>
      </w:r>
    </w:p>
    <w:p w14:paraId="6BD25663">
      <w:pPr>
        <w:spacing w:line="259" w:lineRule="auto"/>
        <w:sectPr>
          <w:pgSz w:w="11910" w:h="16840"/>
          <w:pgMar w:top="1180" w:right="760" w:bottom="1220" w:left="780" w:header="775" w:footer="1033" w:gutter="0"/>
          <w:lnNumType w:countBy="1" w:restart="continuous"/>
          <w:cols w:space="720" w:num="1"/>
        </w:sectPr>
      </w:pPr>
    </w:p>
    <w:p w14:paraId="7F490361">
      <w:pPr>
        <w:pStyle w:val="4"/>
        <w:jc w:val="left"/>
        <w:rPr>
          <w:sz w:val="20"/>
        </w:rPr>
      </w:pPr>
    </w:p>
    <w:p w14:paraId="2F13A457">
      <w:pPr>
        <w:pStyle w:val="4"/>
        <w:spacing w:before="6"/>
        <w:jc w:val="left"/>
        <w:rPr>
          <w:sz w:val="16"/>
        </w:rPr>
      </w:pPr>
    </w:p>
    <w:p w14:paraId="1F945A13">
      <w:pPr>
        <w:pStyle w:val="4"/>
        <w:ind w:left="2292"/>
        <w:jc w:val="left"/>
        <w:rPr>
          <w:sz w:val="20"/>
        </w:rPr>
      </w:pPr>
    </w:p>
    <w:p w14:paraId="195054C9">
      <w:pPr>
        <w:pStyle w:val="4"/>
        <w:spacing w:before="5"/>
        <w:jc w:val="left"/>
        <w:rPr>
          <w:sz w:val="16"/>
        </w:rPr>
      </w:pPr>
    </w:p>
    <w:p w14:paraId="2F7FD158">
      <w:pPr>
        <w:pStyle w:val="4"/>
        <w:jc w:val="left"/>
        <w:rPr>
          <w:sz w:val="20"/>
        </w:rPr>
      </w:pPr>
      <w:bookmarkStart w:id="10" w:name="_bookmark2"/>
      <w:bookmarkEnd w:id="10"/>
    </w:p>
    <w:p w14:paraId="558EE81F">
      <w:pPr>
        <w:pStyle w:val="4"/>
        <w:spacing w:before="11"/>
        <w:jc w:val="left"/>
        <w:rPr>
          <w:sz w:val="13"/>
        </w:rPr>
      </w:pPr>
    </w:p>
    <w:p w14:paraId="666BCE38">
      <w:pPr>
        <w:pStyle w:val="4"/>
        <w:spacing w:before="4"/>
        <w:jc w:val="left"/>
        <w:rPr>
          <w:sz w:val="14"/>
        </w:rPr>
      </w:pPr>
    </w:p>
    <w:p w14:paraId="4CF95DE7">
      <w:pPr>
        <w:pStyle w:val="4"/>
        <w:jc w:val="left"/>
        <w:rPr>
          <w:sz w:val="28"/>
        </w:rPr>
      </w:pPr>
      <w:bookmarkStart w:id="11" w:name="_bookmark3"/>
      <w:bookmarkEnd w:id="11"/>
    </w:p>
    <w:p w14:paraId="15943260">
      <w:pPr>
        <w:pStyle w:val="4"/>
        <w:spacing w:before="163" w:line="259" w:lineRule="auto"/>
        <w:ind w:left="128" w:right="192"/>
        <w:rPr>
          <w:rFonts w:eastAsiaTheme="minorEastAsia"/>
          <w:lang w:eastAsia="zh-CN"/>
        </w:rPr>
        <w:sectPr>
          <w:pgSz w:w="11910" w:h="16840"/>
          <w:pgMar w:top="1180" w:right="760" w:bottom="1220" w:left="780" w:header="775" w:footer="1033" w:gutter="0"/>
          <w:lnNumType w:countBy="1" w:restart="continuous"/>
          <w:cols w:space="720" w:num="1"/>
        </w:sectPr>
      </w:pPr>
      <w:r>
        <w:t>the</w:t>
      </w:r>
      <w:r>
        <w:rPr>
          <w:spacing w:val="-3"/>
        </w:rPr>
        <w:t xml:space="preserve"> </w:t>
      </w:r>
      <w:r>
        <w:t>relationship</w:t>
      </w:r>
      <w:r>
        <w:rPr>
          <w:spacing w:val="-3"/>
        </w:rPr>
        <w:t xml:space="preserve"> </w:t>
      </w:r>
      <w:r>
        <w:t>between</w:t>
      </w:r>
      <w:r>
        <w:rPr>
          <w:spacing w:val="-3"/>
        </w:rPr>
        <w:t xml:space="preserve"> </w:t>
      </w:r>
      <w:r>
        <w:t>each</w:t>
      </w:r>
      <w:r>
        <w:rPr>
          <w:spacing w:val="-3"/>
        </w:rPr>
        <w:t xml:space="preserve"> </w:t>
      </w:r>
      <w:r>
        <w:t>feature’s</w:t>
      </w:r>
      <w:r>
        <w:rPr>
          <w:spacing w:val="-3"/>
        </w:rPr>
        <w:t xml:space="preserve"> </w:t>
      </w:r>
      <w:r>
        <w:t>trend</w:t>
      </w:r>
      <w:r>
        <w:rPr>
          <w:spacing w:val="-3"/>
        </w:rPr>
        <w:t xml:space="preserve"> </w:t>
      </w:r>
      <w:r>
        <w:t>and</w:t>
      </w:r>
      <w:r>
        <w:rPr>
          <w:spacing w:val="-3"/>
        </w:rPr>
        <w:t xml:space="preserve"> </w:t>
      </w:r>
      <w:r>
        <w:t>OS.</w:t>
      </w:r>
      <w:r>
        <w:rPr>
          <w:spacing w:val="-3"/>
        </w:rPr>
        <w:t xml:space="preserve"> </w:t>
      </w:r>
      <w:r>
        <w:t>The</w:t>
      </w:r>
      <w:r>
        <w:rPr>
          <w:spacing w:val="-3"/>
        </w:rPr>
        <w:t xml:space="preserve"> </w:t>
      </w:r>
      <w:r>
        <w:t>patient’s</w:t>
      </w:r>
      <w:r>
        <w:rPr>
          <w:spacing w:val="-3"/>
        </w:rPr>
        <w:t xml:space="preserve"> </w:t>
      </w:r>
      <w:r>
        <w:t>OS</w:t>
      </w:r>
      <w:r>
        <w:rPr>
          <w:spacing w:val="-3"/>
        </w:rPr>
        <w:t xml:space="preserve"> </w:t>
      </w:r>
      <w:r>
        <w:t>will</w:t>
      </w:r>
      <w:r>
        <w:rPr>
          <w:spacing w:val="-3"/>
        </w:rPr>
        <w:t xml:space="preserve"> </w:t>
      </w:r>
      <w:r>
        <w:t>get</w:t>
      </w:r>
      <w:r>
        <w:rPr>
          <w:spacing w:val="-3"/>
        </w:rPr>
        <w:t xml:space="preserve"> </w:t>
      </w:r>
      <w:r>
        <w:t>worse</w:t>
      </w:r>
      <w:r>
        <w:rPr>
          <w:spacing w:val="-3"/>
        </w:rPr>
        <w:t xml:space="preserve"> </w:t>
      </w:r>
      <w:r>
        <w:t>as</w:t>
      </w:r>
      <w:r>
        <w:rPr>
          <w:spacing w:val="-3"/>
        </w:rPr>
        <w:t xml:space="preserve"> </w:t>
      </w:r>
      <w:r>
        <w:t>the</w:t>
      </w:r>
      <w:r>
        <w:rPr>
          <w:spacing w:val="-3"/>
        </w:rPr>
        <w:t xml:space="preserve"> </w:t>
      </w:r>
      <w:r>
        <w:t>subtype</w:t>
      </w:r>
      <w:r>
        <w:rPr>
          <w:spacing w:val="-3"/>
        </w:rPr>
        <w:t xml:space="preserve"> </w:t>
      </w:r>
      <w:r>
        <w:t>of</w:t>
      </w:r>
      <w:r>
        <w:rPr>
          <w:spacing w:val="-3"/>
        </w:rPr>
        <w:t xml:space="preserve"> </w:t>
      </w:r>
      <w:r>
        <w:t xml:space="preserve">a patient is triple </w:t>
      </w:r>
      <w:r>
        <w:rPr>
          <w:spacing w:val="-3"/>
        </w:rPr>
        <w:t xml:space="preserve">negative </w:t>
      </w:r>
      <w:r>
        <w:t>since it lacks specific biomarkers that can guide treatment decisions and predict guide</w:t>
      </w:r>
      <w:r>
        <w:rPr>
          <w:spacing w:val="-14"/>
        </w:rPr>
        <w:t xml:space="preserve"> </w:t>
      </w:r>
      <w:r>
        <w:t>to</w:t>
      </w:r>
      <w:r>
        <w:rPr>
          <w:spacing w:val="-14"/>
        </w:rPr>
        <w:t xml:space="preserve"> </w:t>
      </w:r>
      <w:r>
        <w:rPr>
          <w:spacing w:val="-3"/>
        </w:rPr>
        <w:t>therapy,</w:t>
      </w:r>
      <w:r>
        <w:rPr>
          <w:spacing w:val="-14"/>
        </w:rPr>
        <w:t xml:space="preserve"> </w:t>
      </w:r>
      <w:r>
        <w:t>where</w:t>
      </w:r>
      <w:r>
        <w:rPr>
          <w:spacing w:val="-14"/>
        </w:rPr>
        <w:t xml:space="preserve"> </w:t>
      </w:r>
      <w:r>
        <w:t>the</w:t>
      </w:r>
      <w:r>
        <w:rPr>
          <w:spacing w:val="-13"/>
        </w:rPr>
        <w:t xml:space="preserve"> </w:t>
      </w:r>
      <w:r>
        <w:t>trend</w:t>
      </w:r>
      <w:r>
        <w:rPr>
          <w:spacing w:val="-15"/>
        </w:rPr>
        <w:t xml:space="preserve"> </w:t>
      </w:r>
      <w:r>
        <w:t>is</w:t>
      </w:r>
      <w:r>
        <w:rPr>
          <w:spacing w:val="-13"/>
        </w:rPr>
        <w:t xml:space="preserve"> </w:t>
      </w:r>
      <w:r>
        <w:t>consistent</w:t>
      </w:r>
      <w:r>
        <w:rPr>
          <w:spacing w:val="-15"/>
        </w:rPr>
        <w:t xml:space="preserve"> </w:t>
      </w:r>
      <w:r>
        <w:t>with</w:t>
      </w:r>
      <w:r>
        <w:rPr>
          <w:spacing w:val="-13"/>
        </w:rPr>
        <w:t xml:space="preserve"> </w:t>
      </w:r>
      <w:r>
        <w:t>ER</w:t>
      </w:r>
      <w:r>
        <w:rPr>
          <w:spacing w:val="-15"/>
        </w:rPr>
        <w:t xml:space="preserve"> </w:t>
      </w:r>
      <w:r>
        <w:t>status.</w:t>
      </w:r>
      <w:r>
        <w:rPr>
          <w:spacing w:val="-13"/>
        </w:rPr>
        <w:t xml:space="preserve"> </w:t>
      </w:r>
      <w:r>
        <w:t>Similarly,</w:t>
      </w:r>
      <w:r>
        <w:rPr>
          <w:spacing w:val="-14"/>
        </w:rPr>
        <w:t xml:space="preserve"> </w:t>
      </w:r>
      <w:r>
        <w:t>Metastases</w:t>
      </w:r>
      <w:r>
        <w:rPr>
          <w:spacing w:val="-14"/>
        </w:rPr>
        <w:t xml:space="preserve"> </w:t>
      </w:r>
      <w:r>
        <w:t>in</w:t>
      </w:r>
      <w:r>
        <w:rPr>
          <w:spacing w:val="-13"/>
        </w:rPr>
        <w:t xml:space="preserve"> </w:t>
      </w:r>
      <w:r>
        <w:t>the</w:t>
      </w:r>
      <w:r>
        <w:rPr>
          <w:spacing w:val="-15"/>
        </w:rPr>
        <w:t xml:space="preserve"> </w:t>
      </w:r>
      <w:r>
        <w:t>brain</w:t>
      </w:r>
      <w:r>
        <w:rPr>
          <w:spacing w:val="-13"/>
        </w:rPr>
        <w:t xml:space="preserve"> </w:t>
      </w:r>
      <w:r>
        <w:t>can</w:t>
      </w:r>
      <w:r>
        <w:rPr>
          <w:spacing w:val="-15"/>
        </w:rPr>
        <w:t xml:space="preserve"> </w:t>
      </w:r>
      <w:r>
        <w:t>lead</w:t>
      </w:r>
      <w:r>
        <w:rPr>
          <w:spacing w:val="-13"/>
        </w:rPr>
        <w:t xml:space="preserve"> </w:t>
      </w:r>
      <w:r>
        <w:t xml:space="preserve">to neurological complications due to the infiltration and compression of brain tissue; </w:t>
      </w:r>
      <w:r>
        <w:rPr>
          <w:spacing w:val="-3"/>
        </w:rPr>
        <w:t xml:space="preserve">eventually, </w:t>
      </w:r>
      <w:r>
        <w:t xml:space="preserve">it will </w:t>
      </w:r>
      <w:r>
        <w:rPr>
          <w:spacing w:val="-6"/>
        </w:rPr>
        <w:t xml:space="preserve">be </w:t>
      </w:r>
      <w:r>
        <w:t xml:space="preserve">detrimental to the OS of the patient. </w:t>
      </w:r>
      <w:r>
        <w:rPr>
          <w:spacing w:val="-3"/>
        </w:rPr>
        <w:t xml:space="preserve">Conversely, </w:t>
      </w:r>
      <w:r>
        <w:t xml:space="preserve">if the patient’s subtype is HER2-positive, the OS could be beneficial from the HER2-directed </w:t>
      </w:r>
      <w:r>
        <w:rPr>
          <w:spacing w:val="-3"/>
        </w:rPr>
        <w:t xml:space="preserve">therapy. </w:t>
      </w:r>
      <w:r>
        <w:t>So does the ER status. As for other metastasis locations including</w:t>
      </w:r>
      <w:r>
        <w:rPr>
          <w:spacing w:val="-7"/>
        </w:rPr>
        <w:t xml:space="preserve"> </w:t>
      </w:r>
      <w:r>
        <w:t>bone</w:t>
      </w:r>
      <w:r>
        <w:rPr>
          <w:spacing w:val="-7"/>
        </w:rPr>
        <w:t xml:space="preserve"> </w:t>
      </w:r>
      <w:r>
        <w:t>and</w:t>
      </w:r>
      <w:r>
        <w:rPr>
          <w:spacing w:val="-7"/>
        </w:rPr>
        <w:t xml:space="preserve"> </w:t>
      </w:r>
      <w:r>
        <w:rPr>
          <w:spacing w:val="-4"/>
        </w:rPr>
        <w:t>liver,</w:t>
      </w:r>
      <w:r>
        <w:rPr>
          <w:spacing w:val="-7"/>
        </w:rPr>
        <w:t xml:space="preserve"> </w:t>
      </w:r>
      <w:r>
        <w:t>they</w:t>
      </w:r>
      <w:r>
        <w:rPr>
          <w:spacing w:val="-7"/>
        </w:rPr>
        <w:t xml:space="preserve"> </w:t>
      </w:r>
      <w:r>
        <w:t>are</w:t>
      </w:r>
      <w:r>
        <w:rPr>
          <w:spacing w:val="-7"/>
        </w:rPr>
        <w:t xml:space="preserve"> </w:t>
      </w:r>
      <w:r>
        <w:t>also</w:t>
      </w:r>
      <w:r>
        <w:rPr>
          <w:spacing w:val="-7"/>
        </w:rPr>
        <w:t xml:space="preserve"> </w:t>
      </w:r>
      <w:r>
        <w:t>important</w:t>
      </w:r>
      <w:r>
        <w:rPr>
          <w:spacing w:val="-6"/>
        </w:rPr>
        <w:t xml:space="preserve"> </w:t>
      </w:r>
      <w:r>
        <w:t>features</w:t>
      </w:r>
      <w:r>
        <w:rPr>
          <w:spacing w:val="-7"/>
        </w:rPr>
        <w:t xml:space="preserve"> </w:t>
      </w:r>
      <w:r>
        <w:t>for</w:t>
      </w:r>
      <w:r>
        <w:rPr>
          <w:spacing w:val="-7"/>
        </w:rPr>
        <w:t xml:space="preserve"> </w:t>
      </w:r>
      <w:r>
        <w:t>OS</w:t>
      </w:r>
      <w:r>
        <w:rPr>
          <w:spacing w:val="-7"/>
        </w:rPr>
        <w:t xml:space="preserve"> </w:t>
      </w:r>
      <w:r>
        <w:t>and</w:t>
      </w:r>
      <w:r>
        <w:rPr>
          <w:spacing w:val="-7"/>
        </w:rPr>
        <w:t xml:space="preserve"> </w:t>
      </w:r>
      <w:r>
        <w:t>the</w:t>
      </w:r>
      <w:r>
        <w:rPr>
          <w:spacing w:val="-7"/>
        </w:rPr>
        <w:t xml:space="preserve"> </w:t>
      </w:r>
      <w:r>
        <w:t>trend</w:t>
      </w:r>
      <w:r>
        <w:rPr>
          <w:spacing w:val="-7"/>
        </w:rPr>
        <w:t xml:space="preserve"> </w:t>
      </w:r>
      <w:r>
        <w:t>is</w:t>
      </w:r>
      <w:r>
        <w:rPr>
          <w:spacing w:val="-6"/>
        </w:rPr>
        <w:t xml:space="preserve"> </w:t>
      </w:r>
      <w:r>
        <w:t>the</w:t>
      </w:r>
      <w:r>
        <w:rPr>
          <w:spacing w:val="-7"/>
        </w:rPr>
        <w:t xml:space="preserve"> </w:t>
      </w:r>
      <w:r>
        <w:t>same</w:t>
      </w:r>
      <w:r>
        <w:rPr>
          <w:spacing w:val="-7"/>
        </w:rPr>
        <w:t xml:space="preserve"> </w:t>
      </w:r>
      <w:r>
        <w:t>as</w:t>
      </w:r>
      <w:r>
        <w:rPr>
          <w:spacing w:val="-7"/>
        </w:rPr>
        <w:t xml:space="preserve"> </w:t>
      </w:r>
      <w:r>
        <w:t>metastasis</w:t>
      </w:r>
      <w:r>
        <w:rPr>
          <w:spacing w:val="-7"/>
        </w:rPr>
        <w:t xml:space="preserve"> </w:t>
      </w:r>
      <w:r>
        <w:t>in the</w:t>
      </w:r>
      <w:r>
        <w:rPr>
          <w:spacing w:val="-2"/>
        </w:rPr>
        <w:t xml:space="preserve"> </w:t>
      </w:r>
      <w:r>
        <w:t>brain.</w:t>
      </w:r>
      <w:r>
        <w:rPr>
          <w:rFonts w:hint="eastAsia" w:eastAsiaTheme="minorEastAsia"/>
          <w:lang w:eastAsia="zh-CN"/>
        </w:rPr>
        <w:t xml:space="preserve"> </w:t>
      </w:r>
      <w:r>
        <w:rPr>
          <w:color w:val="00B0F0"/>
          <w:u w:val="single"/>
        </w:rPr>
        <w:t>Surgery status</w:t>
      </w:r>
      <w:r>
        <w:rPr>
          <w:rFonts w:hint="eastAsia" w:eastAsiaTheme="minorEastAsia"/>
          <w:color w:val="00B0F0"/>
          <w:u w:val="single"/>
          <w:lang w:eastAsia="zh-CN"/>
        </w:rPr>
        <w:t xml:space="preserve">  on the primary site ranks 4</w:t>
      </w:r>
      <w:r>
        <w:rPr>
          <w:rFonts w:hint="eastAsia" w:eastAsiaTheme="minorEastAsia"/>
          <w:color w:val="00B0F0"/>
          <w:u w:val="single"/>
          <w:vertAlign w:val="superscript"/>
          <w:lang w:eastAsia="zh-CN"/>
        </w:rPr>
        <w:t>th</w:t>
      </w:r>
      <w:r>
        <w:rPr>
          <w:rFonts w:hint="eastAsia" w:eastAsiaTheme="minorEastAsia"/>
          <w:color w:val="00B0F0"/>
          <w:u w:val="single"/>
          <w:lang w:eastAsia="zh-CN"/>
        </w:rPr>
        <w:t xml:space="preserve"> in the feature importance for survival.</w:t>
      </w:r>
    </w:p>
    <w:p w14:paraId="715D3CFA">
      <w:pPr>
        <w:pStyle w:val="4"/>
        <w:spacing w:before="3"/>
        <w:jc w:val="left"/>
        <w:rPr>
          <w:sz w:val="16"/>
        </w:rPr>
      </w:pPr>
    </w:p>
    <w:p w14:paraId="20F93430">
      <w:pPr>
        <w:pStyle w:val="4"/>
        <w:spacing w:before="97" w:line="259" w:lineRule="auto"/>
        <w:ind w:left="174" w:right="106" w:firstLine="170"/>
      </w:pPr>
      <w:r>
        <w:rPr>
          <w:rFonts w:hint="eastAsia"/>
        </w:rPr>
        <w:t>With respect to individual patient feature importance</w:t>
      </w:r>
      <w:r>
        <w:t xml:space="preserve">(Figure </w:t>
      </w:r>
      <w:r>
        <w:fldChar w:fldCharType="begin"/>
      </w:r>
      <w:r>
        <w:instrText xml:space="preserve"> HYPERLINK \l "_bookmark3" </w:instrText>
      </w:r>
      <w:r>
        <w:fldChar w:fldCharType="separate"/>
      </w:r>
      <w:r>
        <w:t xml:space="preserve">3), </w:t>
      </w:r>
      <w:r>
        <w:fldChar w:fldCharType="end"/>
      </w:r>
      <w:r>
        <w:t>one</w:t>
      </w:r>
      <w:r>
        <w:rPr>
          <w:rFonts w:hint="eastAsia"/>
        </w:rPr>
        <w:t xml:space="preserve"> patient was selected at random</w:t>
      </w:r>
      <w:r>
        <w:t xml:space="preserve">(HER2- positive, female, metastasis at </w:t>
      </w:r>
      <w:r>
        <w:rPr>
          <w:spacing w:val="-4"/>
        </w:rPr>
        <w:t xml:space="preserve">liver, </w:t>
      </w:r>
      <w:r>
        <w:t>didn’t received surgery) from our testing dataset</w:t>
      </w:r>
      <w:r>
        <w:rPr>
          <w:rFonts w:hint="eastAsia" w:eastAsia="宋体"/>
          <w:lang w:eastAsia="zh-CN"/>
        </w:rPr>
        <w:t xml:space="preserve"> </w:t>
      </w:r>
      <w:r>
        <w:rPr>
          <w:rFonts w:hint="eastAsia"/>
        </w:rPr>
        <w:t>to demonstrate how the model starts with an initial log-partial hazard of zero</w:t>
      </w:r>
      <w:r>
        <w:rPr>
          <w:rFonts w:hint="eastAsia" w:eastAsia="宋体"/>
          <w:lang w:eastAsia="zh-CN"/>
        </w:rPr>
        <w:t>,</w:t>
      </w:r>
      <w:r>
        <w:rPr>
          <w:spacing w:val="-11"/>
        </w:rPr>
        <w:t xml:space="preserve"> </w:t>
      </w:r>
      <w:r>
        <w:rPr>
          <w:rFonts w:hint="eastAsia"/>
          <w:spacing w:val="-11"/>
        </w:rPr>
        <w:t>reflecting no prior knowledge about the patient, and subsequently predicts the patient’s outcome</w:t>
      </w:r>
      <w:r>
        <w:t xml:space="preserve">.(0.493). </w:t>
      </w:r>
      <w:r>
        <w:rPr>
          <w:rFonts w:hint="eastAsia"/>
        </w:rPr>
        <w:t>Initially, the combined effect of the 144 insignificant features raises the log hazard risk by 0.14</w:t>
      </w:r>
      <w:r>
        <w:t>.</w:t>
      </w:r>
      <w:r>
        <w:rPr>
          <w:spacing w:val="-4"/>
        </w:rPr>
        <w:t xml:space="preserve"> </w:t>
      </w:r>
      <w:r>
        <w:t>Since</w:t>
      </w:r>
      <w:r>
        <w:rPr>
          <w:spacing w:val="-4"/>
        </w:rPr>
        <w:t xml:space="preserve"> </w:t>
      </w:r>
      <w:r>
        <w:t>her</w:t>
      </w:r>
      <w:r>
        <w:rPr>
          <w:spacing w:val="-2"/>
        </w:rPr>
        <w:t xml:space="preserve"> </w:t>
      </w:r>
      <w:r>
        <w:t>breast</w:t>
      </w:r>
      <w:r>
        <w:rPr>
          <w:spacing w:val="-4"/>
        </w:rPr>
        <w:t xml:space="preserve"> </w:t>
      </w:r>
      <w:r>
        <w:t>subtype</w:t>
      </w:r>
      <w:r>
        <w:rPr>
          <w:spacing w:val="-3"/>
        </w:rPr>
        <w:t xml:space="preserve"> </w:t>
      </w:r>
      <w:r>
        <w:t>is</w:t>
      </w:r>
      <w:r>
        <w:rPr>
          <w:spacing w:val="-3"/>
        </w:rPr>
        <w:t xml:space="preserve"> </w:t>
      </w:r>
      <w:r>
        <w:t>not</w:t>
      </w:r>
      <w:r>
        <w:rPr>
          <w:spacing w:val="-3"/>
        </w:rPr>
        <w:t xml:space="preserve"> </w:t>
      </w:r>
      <w:r>
        <w:t>triple</w:t>
      </w:r>
      <w:r>
        <w:rPr>
          <w:spacing w:val="-4"/>
        </w:rPr>
        <w:t xml:space="preserve"> </w:t>
      </w:r>
      <w:r>
        <w:t>negative,</w:t>
      </w:r>
      <w:r>
        <w:rPr>
          <w:spacing w:val="-3"/>
        </w:rPr>
        <w:t xml:space="preserve"> </w:t>
      </w:r>
      <w:r>
        <w:t>the</w:t>
      </w:r>
      <w:r>
        <w:rPr>
          <w:spacing w:val="-3"/>
        </w:rPr>
        <w:t xml:space="preserve"> </w:t>
      </w:r>
      <w:r>
        <w:t>outcome</w:t>
      </w:r>
      <w:r>
        <w:rPr>
          <w:spacing w:val="-4"/>
        </w:rPr>
        <w:t xml:space="preserve"> </w:t>
      </w:r>
      <w:r>
        <w:t>decreases</w:t>
      </w:r>
      <w:r>
        <w:rPr>
          <w:spacing w:val="-2"/>
        </w:rPr>
        <w:t xml:space="preserve"> </w:t>
      </w:r>
      <w:r>
        <w:t>by</w:t>
      </w:r>
      <w:r>
        <w:rPr>
          <w:spacing w:val="-4"/>
        </w:rPr>
        <w:t xml:space="preserve"> </w:t>
      </w:r>
      <w:r>
        <w:t>0.07 for this feature. Furthermore, we are filling out her ER status feature(0), grade(poorly differentiated) and surgery(0),</w:t>
      </w:r>
      <w:r>
        <w:rPr>
          <w:spacing w:val="-19"/>
        </w:rPr>
        <w:t xml:space="preserve"> </w:t>
      </w:r>
      <w:r>
        <w:t>which</w:t>
      </w:r>
      <w:r>
        <w:rPr>
          <w:spacing w:val="-19"/>
        </w:rPr>
        <w:t xml:space="preserve"> </w:t>
      </w:r>
      <w:r>
        <w:t>indicate</w:t>
      </w:r>
      <w:r>
        <w:rPr>
          <w:spacing w:val="-20"/>
        </w:rPr>
        <w:t xml:space="preserve"> </w:t>
      </w:r>
      <w:r>
        <w:t>that</w:t>
      </w:r>
      <w:r>
        <w:rPr>
          <w:spacing w:val="-20"/>
        </w:rPr>
        <w:t xml:space="preserve"> </w:t>
      </w:r>
      <w:r>
        <w:t>the</w:t>
      </w:r>
      <w:r>
        <w:rPr>
          <w:spacing w:val="-20"/>
        </w:rPr>
        <w:t xml:space="preserve"> </w:t>
      </w:r>
      <w:r>
        <w:t>extent</w:t>
      </w:r>
      <w:r>
        <w:rPr>
          <w:spacing w:val="-19"/>
        </w:rPr>
        <w:t xml:space="preserve"> </w:t>
      </w:r>
      <w:r>
        <w:t>of</w:t>
      </w:r>
      <w:r>
        <w:rPr>
          <w:spacing w:val="-20"/>
        </w:rPr>
        <w:t xml:space="preserve"> </w:t>
      </w:r>
      <w:r>
        <w:t>her</w:t>
      </w:r>
      <w:r>
        <w:rPr>
          <w:spacing w:val="-20"/>
        </w:rPr>
        <w:t xml:space="preserve"> </w:t>
      </w:r>
      <w:r>
        <w:t>tumor</w:t>
      </w:r>
      <w:r>
        <w:rPr>
          <w:spacing w:val="-20"/>
        </w:rPr>
        <w:t xml:space="preserve"> </w:t>
      </w:r>
      <w:r>
        <w:t>is</w:t>
      </w:r>
      <w:r>
        <w:rPr>
          <w:spacing w:val="-19"/>
        </w:rPr>
        <w:t xml:space="preserve"> </w:t>
      </w:r>
      <w:r>
        <w:t>at</w:t>
      </w:r>
      <w:r>
        <w:rPr>
          <w:spacing w:val="-20"/>
        </w:rPr>
        <w:t xml:space="preserve"> </w:t>
      </w:r>
      <w:r>
        <w:t>a</w:t>
      </w:r>
      <w:r>
        <w:rPr>
          <w:spacing w:val="-20"/>
        </w:rPr>
        <w:t xml:space="preserve"> </w:t>
      </w:r>
      <w:r>
        <w:t>higher</w:t>
      </w:r>
      <w:r>
        <w:rPr>
          <w:spacing w:val="-20"/>
        </w:rPr>
        <w:t xml:space="preserve"> </w:t>
      </w:r>
      <w:r>
        <w:t>degree</w:t>
      </w:r>
      <w:r>
        <w:rPr>
          <w:spacing w:val="-19"/>
        </w:rPr>
        <w:t xml:space="preserve"> </w:t>
      </w:r>
      <w:r>
        <w:t>of</w:t>
      </w:r>
      <w:r>
        <w:rPr>
          <w:spacing w:val="-20"/>
        </w:rPr>
        <w:t xml:space="preserve"> </w:t>
      </w:r>
      <w:r>
        <w:t>malignancy</w:t>
      </w:r>
      <w:r>
        <w:rPr>
          <w:spacing w:val="-20"/>
        </w:rPr>
        <w:t xml:space="preserve"> </w:t>
      </w:r>
      <w:r>
        <w:t>or</w:t>
      </w:r>
      <w:r>
        <w:rPr>
          <w:spacing w:val="-20"/>
        </w:rPr>
        <w:t xml:space="preserve"> </w:t>
      </w:r>
      <w:r>
        <w:t xml:space="preserve">aggressiveness and hormonal therapies could server as a treatment stagetegy for </w:t>
      </w:r>
      <w:r>
        <w:rPr>
          <w:spacing w:val="-4"/>
        </w:rPr>
        <w:t xml:space="preserve">her. </w:t>
      </w:r>
      <w:r>
        <w:t xml:space="preserve">Clearly, these increase her risk at 0.009, 0.13, and 0.12, respectively. Considering the patient’s metastasis site for </w:t>
      </w:r>
      <w:r>
        <w:rPr>
          <w:spacing w:val="-4"/>
        </w:rPr>
        <w:t xml:space="preserve">liver, </w:t>
      </w:r>
      <w:r>
        <w:t xml:space="preserve">an increase in risk by 0.13 was observed due to </w:t>
      </w:r>
      <w:r>
        <w:rPr>
          <w:spacing w:val="-3"/>
        </w:rPr>
        <w:t xml:space="preserve">liver </w:t>
      </w:r>
      <w:r>
        <w:t>function impairment and potential complications including jaundice, ascites,</w:t>
      </w:r>
      <w:r>
        <w:rPr>
          <w:spacing w:val="-16"/>
        </w:rPr>
        <w:t xml:space="preserve"> </w:t>
      </w:r>
      <w:r>
        <w:rPr>
          <w:spacing w:val="-3"/>
        </w:rPr>
        <w:t>liver</w:t>
      </w:r>
      <w:r>
        <w:rPr>
          <w:spacing w:val="-16"/>
        </w:rPr>
        <w:t xml:space="preserve"> </w:t>
      </w:r>
      <w:r>
        <w:t>failure</w:t>
      </w:r>
      <w:r>
        <w:rPr>
          <w:spacing w:val="-16"/>
        </w:rPr>
        <w:t xml:space="preserve"> </w:t>
      </w:r>
      <w:r>
        <w:t>and</w:t>
      </w:r>
      <w:r>
        <w:rPr>
          <w:spacing w:val="-16"/>
        </w:rPr>
        <w:t xml:space="preserve"> </w:t>
      </w:r>
      <w:r>
        <w:t>other</w:t>
      </w:r>
      <w:r>
        <w:rPr>
          <w:spacing w:val="-15"/>
        </w:rPr>
        <w:t xml:space="preserve"> </w:t>
      </w:r>
      <w:r>
        <w:t>symptoms</w:t>
      </w:r>
      <w:r>
        <w:rPr>
          <w:spacing w:val="-16"/>
        </w:rPr>
        <w:t xml:space="preserve"> </w:t>
      </w:r>
      <w:r>
        <w:t>that</w:t>
      </w:r>
      <w:r>
        <w:rPr>
          <w:spacing w:val="-16"/>
        </w:rPr>
        <w:t xml:space="preserve"> </w:t>
      </w:r>
      <w:r>
        <w:t>can</w:t>
      </w:r>
      <w:r>
        <w:rPr>
          <w:spacing w:val="-16"/>
        </w:rPr>
        <w:t xml:space="preserve"> </w:t>
      </w:r>
      <w:r>
        <w:t>significantly</w:t>
      </w:r>
      <w:r>
        <w:rPr>
          <w:spacing w:val="-16"/>
        </w:rPr>
        <w:t xml:space="preserve"> </w:t>
      </w:r>
      <w:r>
        <w:t>impact</w:t>
      </w:r>
      <w:r>
        <w:rPr>
          <w:spacing w:val="-15"/>
        </w:rPr>
        <w:t xml:space="preserve"> </w:t>
      </w:r>
      <w:r>
        <w:t>a</w:t>
      </w:r>
      <w:r>
        <w:rPr>
          <w:spacing w:val="-16"/>
        </w:rPr>
        <w:t xml:space="preserve"> </w:t>
      </w:r>
      <w:r>
        <w:t>patient’s</w:t>
      </w:r>
      <w:r>
        <w:rPr>
          <w:spacing w:val="-16"/>
        </w:rPr>
        <w:t xml:space="preserve"> </w:t>
      </w:r>
      <w:r>
        <w:t>quality</w:t>
      </w:r>
      <w:r>
        <w:rPr>
          <w:spacing w:val="-16"/>
        </w:rPr>
        <w:t xml:space="preserve"> </w:t>
      </w:r>
      <w:r>
        <w:t>of</w:t>
      </w:r>
      <w:r>
        <w:rPr>
          <w:spacing w:val="-16"/>
        </w:rPr>
        <w:t xml:space="preserve"> </w:t>
      </w:r>
      <w:r>
        <w:t>life.</w:t>
      </w:r>
      <w:r>
        <w:rPr>
          <w:spacing w:val="-15"/>
        </w:rPr>
        <w:t xml:space="preserve"> </w:t>
      </w:r>
      <w:r>
        <w:t>Eventually, because</w:t>
      </w:r>
      <w:r>
        <w:rPr>
          <w:spacing w:val="-11"/>
        </w:rPr>
        <w:t xml:space="preserve"> </w:t>
      </w:r>
      <w:r>
        <w:t>her</w:t>
      </w:r>
      <w:r>
        <w:rPr>
          <w:spacing w:val="-10"/>
        </w:rPr>
        <w:t xml:space="preserve"> </w:t>
      </w:r>
      <w:r>
        <w:t>breast</w:t>
      </w:r>
      <w:r>
        <w:rPr>
          <w:spacing w:val="-10"/>
        </w:rPr>
        <w:t xml:space="preserve"> </w:t>
      </w:r>
      <w:r>
        <w:t>subtype</w:t>
      </w:r>
      <w:r>
        <w:rPr>
          <w:spacing w:val="-10"/>
        </w:rPr>
        <w:t xml:space="preserve"> </w:t>
      </w:r>
      <w:r>
        <w:t>is</w:t>
      </w:r>
      <w:r>
        <w:rPr>
          <w:spacing w:val="-10"/>
        </w:rPr>
        <w:t xml:space="preserve"> </w:t>
      </w:r>
      <w:r>
        <w:t>HER2</w:t>
      </w:r>
      <w:r>
        <w:rPr>
          <w:spacing w:val="-10"/>
        </w:rPr>
        <w:t xml:space="preserve"> </w:t>
      </w:r>
      <w:r>
        <w:t>positive,</w:t>
      </w:r>
      <w:r>
        <w:rPr>
          <w:spacing w:val="-10"/>
        </w:rPr>
        <w:t xml:space="preserve"> </w:t>
      </w:r>
      <w:r>
        <w:t>which</w:t>
      </w:r>
      <w:r>
        <w:rPr>
          <w:spacing w:val="-10"/>
        </w:rPr>
        <w:t xml:space="preserve"> </w:t>
      </w:r>
      <w:r>
        <w:t>lower</w:t>
      </w:r>
      <w:r>
        <w:rPr>
          <w:spacing w:val="-10"/>
        </w:rPr>
        <w:t xml:space="preserve"> </w:t>
      </w:r>
      <w:r>
        <w:t>her</w:t>
      </w:r>
      <w:r>
        <w:rPr>
          <w:spacing w:val="-10"/>
        </w:rPr>
        <w:t xml:space="preserve"> </w:t>
      </w:r>
      <w:r>
        <w:t>risk</w:t>
      </w:r>
      <w:r>
        <w:rPr>
          <w:spacing w:val="-10"/>
        </w:rPr>
        <w:t xml:space="preserve"> </w:t>
      </w:r>
      <w:r>
        <w:t>by</w:t>
      </w:r>
      <w:r>
        <w:rPr>
          <w:spacing w:val="-10"/>
        </w:rPr>
        <w:t xml:space="preserve"> </w:t>
      </w:r>
      <w:r>
        <w:t>0.36.</w:t>
      </w:r>
      <w:r>
        <w:rPr>
          <w:spacing w:val="-10"/>
        </w:rPr>
        <w:t xml:space="preserve"> </w:t>
      </w:r>
      <w:r>
        <w:t>Eventually,</w:t>
      </w:r>
      <w:r>
        <w:rPr>
          <w:spacing w:val="-10"/>
        </w:rPr>
        <w:t xml:space="preserve"> </w:t>
      </w:r>
      <w:r>
        <w:t>the</w:t>
      </w:r>
      <w:r>
        <w:rPr>
          <w:spacing w:val="-10"/>
        </w:rPr>
        <w:t xml:space="preserve"> </w:t>
      </w:r>
      <w:r>
        <w:t>outcome</w:t>
      </w:r>
      <w:r>
        <w:rPr>
          <w:spacing w:val="-10"/>
        </w:rPr>
        <w:t xml:space="preserve"> </w:t>
      </w:r>
      <w:r>
        <w:t>result arrives at</w:t>
      </w:r>
      <w:r>
        <w:rPr>
          <w:spacing w:val="-3"/>
        </w:rPr>
        <w:t xml:space="preserve"> </w:t>
      </w:r>
      <w:r>
        <w:t>0.493.</w:t>
      </w:r>
    </w:p>
    <w:p w14:paraId="1353E889">
      <w:pPr>
        <w:pStyle w:val="3"/>
        <w:numPr>
          <w:ilvl w:val="1"/>
          <w:numId w:val="4"/>
        </w:numPr>
        <w:tabs>
          <w:tab w:val="left" w:pos="745"/>
          <w:tab w:val="left" w:pos="746"/>
        </w:tabs>
        <w:spacing w:before="209"/>
        <w:ind w:left="745"/>
      </w:pPr>
      <w:bookmarkStart w:id="12" w:name="Survival_Analysis_for_Subgroups"/>
      <w:bookmarkEnd w:id="12"/>
      <w:r>
        <w:t>Survival Analysis for</w:t>
      </w:r>
      <w:r>
        <w:rPr>
          <w:spacing w:val="-4"/>
        </w:rPr>
        <w:t xml:space="preserve"> </w:t>
      </w:r>
      <w:r>
        <w:t>Subgroups</w:t>
      </w:r>
    </w:p>
    <w:p w14:paraId="150C941B">
      <w:pPr>
        <w:pStyle w:val="4"/>
        <w:spacing w:before="183" w:line="259" w:lineRule="auto"/>
        <w:ind w:left="168" w:right="146" w:firstLine="176"/>
        <w:rPr>
          <w:rFonts w:eastAsiaTheme="minorEastAsia"/>
          <w:lang w:eastAsia="zh-CN"/>
        </w:rPr>
      </w:pPr>
      <w:r>
        <w:t xml:space="preserve">Surgery on the primary site ranks as the fourth most important prognostic factor according to Figure 2. Meanwhile, different metastatic sites may lead to worse overall survival (OS) (12, 13). Therefore, OS was compared between the surgery and non-surgery groups within each metastatic subgroup </w:t>
      </w:r>
      <w:r>
        <w:rPr>
          <w:b/>
          <w:bCs/>
          <w:color w:val="00B0F0"/>
          <w:u w:val="single"/>
        </w:rPr>
        <w:t>after propensity score matching (PSM), where the propensity score was estimated using all available clinical covariates to minimize baseline imbalances</w:t>
      </w:r>
      <w:r>
        <w:rPr>
          <w:color w:val="00B0F0"/>
          <w:u w:val="single"/>
        </w:rPr>
        <w:t>.</w:t>
      </w:r>
      <w:r>
        <w:rPr>
          <w:color w:val="00B0F0"/>
        </w:rPr>
        <w:t xml:space="preserve"> After PSM, no significant survival differences were observed in the Brain, Lung, and Liver subgroups.</w:t>
      </w:r>
      <w:r>
        <w:t xml:space="preserve"> Interestingly, in the Bone subgroup, patients with bone metastasis who received surgery had markedly improved survival compared with their matched non-surgery counterparts: 5-year OS rates of 76.9% versus 27.2% (P = 0.0</w:t>
      </w:r>
      <w:r>
        <w:rPr>
          <w:rFonts w:hint="eastAsia" w:eastAsiaTheme="minorEastAsia"/>
          <w:lang w:eastAsia="zh-CN"/>
        </w:rPr>
        <w:t>10</w:t>
      </w:r>
      <w:r>
        <w:t xml:space="preserve">; Figure 4A). In the Brain subgroup, the 5-year OS rates were 0% versus 0% (P = 0.239; Figure 4B). </w:t>
      </w:r>
      <w:r>
        <w:rPr>
          <w:color w:val="00B0F0"/>
          <w:u w:val="single"/>
        </w:rPr>
        <w:t>In the Lung subgroup, 5-year OS rates were 61.1% versus 28.3%</w:t>
      </w:r>
      <w:r>
        <w:t xml:space="preserve"> (P = 0.283; Figure 4C). In the Liver subgroup, 5-year OS rates were 41.1% versus 2.3% (P = 0.071; Figure 4D).</w:t>
      </w:r>
    </w:p>
    <w:p w14:paraId="1E9A9C76">
      <w:pPr>
        <w:pStyle w:val="4"/>
        <w:spacing w:before="183" w:line="259" w:lineRule="auto"/>
        <w:ind w:left="168" w:right="146" w:firstLine="176"/>
        <w:jc w:val="center"/>
        <w:rPr>
          <w:rFonts w:eastAsiaTheme="minorEastAsia"/>
          <w:lang w:eastAsia="zh-CN"/>
        </w:rPr>
      </w:pPr>
    </w:p>
    <w:p w14:paraId="2C712DBD">
      <w:pPr>
        <w:pStyle w:val="4"/>
        <w:spacing w:before="183" w:line="259" w:lineRule="auto"/>
        <w:ind w:left="168" w:right="146" w:firstLine="176"/>
        <w:jc w:val="center"/>
        <w:rPr>
          <w:rFonts w:eastAsiaTheme="minorEastAsia"/>
          <w:lang w:eastAsia="zh-CN"/>
        </w:rPr>
        <w:sectPr>
          <w:pgSz w:w="11910" w:h="16840"/>
          <w:pgMar w:top="1180" w:right="760" w:bottom="1220" w:left="780" w:header="775" w:footer="1033" w:gutter="0"/>
          <w:lnNumType w:countBy="1" w:restart="continuous"/>
          <w:cols w:space="720" w:num="1"/>
        </w:sectPr>
      </w:pPr>
    </w:p>
    <w:p w14:paraId="0CF48175">
      <w:pPr>
        <w:pStyle w:val="4"/>
        <w:jc w:val="left"/>
        <w:rPr>
          <w:rFonts w:eastAsiaTheme="minorEastAsia"/>
          <w:sz w:val="20"/>
          <w:lang w:eastAsia="zh-CN"/>
        </w:rPr>
      </w:pPr>
    </w:p>
    <w:p w14:paraId="60068847">
      <w:pPr>
        <w:pStyle w:val="4"/>
        <w:spacing w:before="9"/>
        <w:jc w:val="left"/>
        <w:rPr>
          <w:sz w:val="35"/>
        </w:rPr>
      </w:pPr>
    </w:p>
    <w:p w14:paraId="75A6EC26">
      <w:pPr>
        <w:pStyle w:val="3"/>
        <w:numPr>
          <w:ilvl w:val="1"/>
          <w:numId w:val="4"/>
        </w:numPr>
        <w:tabs>
          <w:tab w:val="left" w:pos="700"/>
          <w:tab w:val="left" w:pos="701"/>
        </w:tabs>
        <w:ind w:hanging="573"/>
      </w:pPr>
      <w:bookmarkStart w:id="13" w:name="Training_curve_and_Model_performance"/>
      <w:bookmarkEnd w:id="13"/>
      <w:r>
        <w:rPr>
          <w:spacing w:val="-3"/>
        </w:rPr>
        <w:t xml:space="preserve">Training </w:t>
      </w:r>
      <w:r>
        <w:t>curve and Model</w:t>
      </w:r>
      <w:r>
        <w:rPr>
          <w:spacing w:val="-2"/>
        </w:rPr>
        <w:t xml:space="preserve"> </w:t>
      </w:r>
      <w:r>
        <w:t>performance</w:t>
      </w:r>
    </w:p>
    <w:p w14:paraId="1FBE5E46">
      <w:pPr>
        <w:pStyle w:val="4"/>
        <w:spacing w:before="97" w:line="259" w:lineRule="auto"/>
        <w:ind w:left="174" w:right="146"/>
        <w:rPr>
          <w:color w:val="00B0F0"/>
        </w:rPr>
      </w:pPr>
      <w:r>
        <w:rPr>
          <w:rFonts w:hint="eastAsia"/>
        </w:rPr>
        <w:t xml:space="preserve">The final deep learning model comprises five hidden layers with 10, 24, 47, and 22 neurons, respectively, and dropout layers inserted between them. The model was trained with a learning rate of 0.00601 and a dropout rate of 0.736. Throughout the training process, the loss curves for both the training and validation sets steadily declined. After 96 epochs, the validation loss plateaued at 6.0229, while the training loss continued to decrease from 5.1683. To avoid overfitting, training was halted at this point, and the model was preserved for testing.For comparison, the Cox proportional hazards model was implemented with a penalizer of 0.002 and a learning rate of 0.002. The deep learning model achieved a mean concordance index of 0.771, </w:t>
      </w:r>
      <w:r>
        <w:rPr>
          <w:rFonts w:hint="eastAsia"/>
          <w:color w:val="00B0F0"/>
        </w:rPr>
        <w:t>significantly outperforming the Cox model’s 0.</w:t>
      </w:r>
      <w:r>
        <w:rPr>
          <w:rFonts w:hint="eastAsia" w:eastAsiaTheme="minorEastAsia"/>
          <w:color w:val="00B0F0"/>
          <w:lang w:eastAsia="zh-CN"/>
        </w:rPr>
        <w:t>682</w:t>
      </w:r>
      <w:r>
        <w:rPr>
          <w:rFonts w:hint="eastAsia"/>
          <w:color w:val="00B0F0"/>
        </w:rPr>
        <w:t xml:space="preserve"> (Table 2). Overall, the deep learning model demonstrated superior predictive performance (0.782 vs. 0.6</w:t>
      </w:r>
      <w:r>
        <w:rPr>
          <w:rFonts w:hint="eastAsia" w:eastAsiaTheme="minorEastAsia"/>
          <w:color w:val="00B0F0"/>
          <w:lang w:eastAsia="zh-CN"/>
        </w:rPr>
        <w:t>9</w:t>
      </w:r>
      <w:r>
        <w:rPr>
          <w:rFonts w:hint="eastAsia"/>
          <w:color w:val="00B0F0"/>
        </w:rPr>
        <w:t>0).</w:t>
      </w:r>
      <w:r>
        <w:rPr>
          <w:rFonts w:hint="eastAsia" w:eastAsia="宋体"/>
          <w:color w:val="00B0F0"/>
          <w:lang w:eastAsia="zh-CN"/>
        </w:rPr>
        <w:t xml:space="preserve"> </w:t>
      </w:r>
      <w:r>
        <w:rPr>
          <w:color w:val="00B0F0"/>
        </w:rPr>
        <w:t xml:space="preserve"> </w:t>
      </w:r>
    </w:p>
    <w:p w14:paraId="2387BBA7">
      <w:pPr>
        <w:pStyle w:val="3"/>
        <w:numPr>
          <w:ilvl w:val="1"/>
          <w:numId w:val="4"/>
        </w:numPr>
        <w:tabs>
          <w:tab w:val="left" w:pos="745"/>
          <w:tab w:val="left" w:pos="746"/>
        </w:tabs>
        <w:spacing w:before="102"/>
        <w:ind w:left="745"/>
      </w:pPr>
      <w:bookmarkStart w:id="14" w:name="_bookmark6"/>
      <w:bookmarkEnd w:id="14"/>
      <w:r>
        <w:rPr>
          <w:rFonts w:hint="eastAsia"/>
        </w:rPr>
        <w:t>Calibration curves</w:t>
      </w:r>
    </w:p>
    <w:p w14:paraId="2936C6D1">
      <w:pPr>
        <w:pStyle w:val="4"/>
        <w:spacing w:before="236" w:line="259" w:lineRule="auto"/>
        <w:ind w:left="174" w:right="146" w:firstLine="170"/>
        <w:rPr>
          <w:color w:val="00B0F0"/>
          <w:u w:val="single"/>
        </w:rPr>
      </w:pPr>
      <w:r>
        <w:rPr>
          <w:color w:val="00B0F0"/>
          <w:u w:val="single"/>
        </w:rPr>
        <w:pict>
          <v:line id="_x0000_s2054" o:spid="_x0000_s2054" o:spt="20" style="position:absolute;left:0pt;margin-left:506.35pt;margin-top:37.7pt;height:0pt;width:3.55pt;mso-position-horizontal-relative:page;z-index:-251649024;mso-width-relative:page;mso-height-relative:page;" coordsize="21600,21600">
            <v:path arrowok="t"/>
            <v:fill focussize="0,0"/>
            <v:stroke weight="0.398031496062992pt"/>
            <v:imagedata o:title=""/>
            <o:lock v:ext="edit"/>
          </v:line>
        </w:pict>
      </w:r>
      <w:r>
        <w:rPr>
          <w:rFonts w:hint="eastAsia"/>
          <w:color w:val="00B0F0"/>
          <w:u w:val="single"/>
        </w:rPr>
        <w:t xml:space="preserve">To further evaluate the reliability of our 5-year survival predictions, we examined the calibration curves for both models (Figure </w:t>
      </w:r>
      <w:r>
        <w:rPr>
          <w:rFonts w:hint="eastAsia" w:eastAsia="宋体"/>
          <w:color w:val="00B0F0"/>
          <w:u w:val="single"/>
          <w:lang w:eastAsia="zh-CN"/>
        </w:rPr>
        <w:t>5</w:t>
      </w:r>
      <w:r>
        <w:rPr>
          <w:rFonts w:hint="eastAsia"/>
          <w:color w:val="00B0F0"/>
          <w:u w:val="single"/>
        </w:rPr>
        <w:t>). The neural network showed the closest agreement with the 45° reference line across most probability ranges, indicating well-calibrated and stable probability estimates. In contrast, the Cox proportional hazards model demonstrated larger deviations—particularly at the lower and mid-probability regions—suggesting moderate underestimation of observed survival. Overall, Neural network achieved superior calibration performance at 5 years, providing more accurate alignment between predicted and observed survival probabilities.</w:t>
      </w:r>
    </w:p>
    <w:p w14:paraId="35760EE7">
      <w:pPr>
        <w:spacing w:line="259" w:lineRule="auto"/>
        <w:jc w:val="center"/>
        <w:sectPr>
          <w:pgSz w:w="11910" w:h="16840"/>
          <w:pgMar w:top="1180" w:right="760" w:bottom="1220" w:left="780" w:header="775" w:footer="1033" w:gutter="0"/>
          <w:lnNumType w:countBy="1" w:restart="continuous"/>
          <w:cols w:space="720" w:num="1"/>
        </w:sectPr>
      </w:pPr>
      <w:del w:id="5" w:author="赵启帆" w:date="2025-12-24T10:45:51Z">
        <w:r>
          <w:rPr/>
          <w:drawing>
            <wp:inline distT="0" distB="0" distL="114300" distR="114300">
              <wp:extent cx="3009265" cy="3009265"/>
              <wp:effectExtent l="0" t="0" r="825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3009265" cy="3009265"/>
                      </a:xfrm>
                      <a:prstGeom prst="rect">
                        <a:avLst/>
                      </a:prstGeom>
                      <a:noFill/>
                      <a:ln>
                        <a:noFill/>
                      </a:ln>
                    </pic:spPr>
                  </pic:pic>
                </a:graphicData>
              </a:graphic>
            </wp:inline>
          </w:drawing>
        </w:r>
      </w:del>
      <w:bookmarkStart w:id="39" w:name="_GoBack"/>
      <w:bookmarkEnd w:id="39"/>
    </w:p>
    <w:p w14:paraId="0D2678A1">
      <w:pPr>
        <w:pStyle w:val="4"/>
        <w:spacing w:before="5"/>
        <w:jc w:val="left"/>
        <w:rPr>
          <w:color w:val="00B0F0"/>
          <w:sz w:val="16"/>
        </w:rPr>
      </w:pPr>
    </w:p>
    <w:p w14:paraId="33EF6F07">
      <w:pPr>
        <w:pStyle w:val="4"/>
        <w:spacing w:before="1"/>
        <w:jc w:val="left"/>
        <w:rPr>
          <w:sz w:val="39"/>
        </w:rPr>
      </w:pPr>
    </w:p>
    <w:p w14:paraId="03833737">
      <w:pPr>
        <w:pStyle w:val="2"/>
        <w:numPr>
          <w:ilvl w:val="0"/>
          <w:numId w:val="4"/>
        </w:numPr>
        <w:tabs>
          <w:tab w:val="left" w:pos="578"/>
        </w:tabs>
        <w:jc w:val="both"/>
      </w:pPr>
      <w:bookmarkStart w:id="15" w:name="Discussion"/>
      <w:bookmarkEnd w:id="15"/>
      <w:r>
        <w:rPr>
          <w:color w:val="231F20"/>
        </w:rPr>
        <w:t>DISCUSSION</w:t>
      </w:r>
    </w:p>
    <w:p w14:paraId="5BE9DA06">
      <w:pPr>
        <w:pStyle w:val="4"/>
        <w:spacing w:before="222" w:line="259" w:lineRule="auto"/>
        <w:ind w:left="174" w:right="138" w:hanging="8"/>
      </w:pPr>
      <w:r>
        <w:t xml:space="preserve"> </w:t>
      </w:r>
      <w:r>
        <w:rPr>
          <w:rFonts w:hint="eastAsia"/>
        </w:rPr>
        <w:t>This study sought to resolve the ongoing debate</w:t>
      </w:r>
      <w:r>
        <w:rPr>
          <w:rFonts w:hint="eastAsia" w:eastAsia="宋体"/>
          <w:lang w:eastAsia="zh-CN"/>
        </w:rPr>
        <w:t xml:space="preserve"> surrounding the potential benefits of local therapy for patients with stage IV breast cancer who have already received systemic treatment. Our findings suggest that patients with bone metastases may derive additional benefit from local therapy. In particular, local treatment is strongly recommended for patients with bone metastases who do not have triple-negative breast cancer. Beyond developing A deep learning model with high accuracy, we also integrated a module for explainability that reveals how the model</w:t>
      </w:r>
      <w:r>
        <w:rPr>
          <w:rFonts w:eastAsia="宋体"/>
          <w:lang w:eastAsia="zh-CN"/>
        </w:rPr>
        <w:t>’</w:t>
      </w:r>
      <w:r>
        <w:rPr>
          <w:rFonts w:hint="eastAsia" w:eastAsia="宋体"/>
          <w:lang w:eastAsia="zh-CN"/>
        </w:rPr>
        <w:t>s predictions are influenced by the relative significance of clinical features. Using the model and training data, we identified the global feature importance influencing survival predictions. To the best of our knowledge, this represents the first explainable, data-driven framework to support local therapy decision-making for patients with stage IV breast cancer.</w:t>
      </w:r>
      <w:r>
        <w:rPr>
          <w:spacing w:val="-3"/>
        </w:rPr>
        <w:t xml:space="preserve"> </w:t>
      </w:r>
    </w:p>
    <w:p w14:paraId="355DF5FE">
      <w:pPr>
        <w:pStyle w:val="4"/>
        <w:spacing w:before="151" w:line="259" w:lineRule="auto"/>
        <w:ind w:left="174" w:right="107" w:firstLine="170"/>
      </w:pPr>
      <w:r>
        <w:t>Comparable</w:t>
      </w:r>
      <w:r>
        <w:rPr>
          <w:spacing w:val="-6"/>
        </w:rPr>
        <w:t xml:space="preserve"> </w:t>
      </w:r>
      <w:r>
        <w:t>to</w:t>
      </w:r>
      <w:r>
        <w:rPr>
          <w:spacing w:val="-5"/>
        </w:rPr>
        <w:t xml:space="preserve"> </w:t>
      </w:r>
      <w:r>
        <w:t>earlier</w:t>
      </w:r>
      <w:r>
        <w:rPr>
          <w:spacing w:val="-5"/>
        </w:rPr>
        <w:t xml:space="preserve"> </w:t>
      </w:r>
      <w:r>
        <w:t>research,</w:t>
      </w:r>
      <w:r>
        <w:rPr>
          <w:spacing w:val="-5"/>
        </w:rPr>
        <w:t xml:space="preserve"> </w:t>
      </w:r>
      <w:r>
        <w:t>such</w:t>
      </w:r>
      <w:r>
        <w:rPr>
          <w:spacing w:val="-5"/>
        </w:rPr>
        <w:t xml:space="preserve"> </w:t>
      </w:r>
      <w:r>
        <w:t>that</w:t>
      </w:r>
      <w:r>
        <w:rPr>
          <w:spacing w:val="-5"/>
        </w:rPr>
        <w:t xml:space="preserve"> </w:t>
      </w:r>
      <w:r>
        <w:t>done</w:t>
      </w:r>
      <w:r>
        <w:rPr>
          <w:spacing w:val="-5"/>
        </w:rPr>
        <w:t xml:space="preserve"> </w:t>
      </w:r>
      <w:r>
        <w:t>by</w:t>
      </w:r>
      <w:r>
        <w:rPr>
          <w:spacing w:val="-5"/>
        </w:rPr>
        <w:t xml:space="preserve"> </w:t>
      </w:r>
      <w:r>
        <w:t>Li</w:t>
      </w:r>
      <w:r>
        <w:rPr>
          <w:spacing w:val="-5"/>
        </w:rPr>
        <w:t xml:space="preserve"> </w:t>
      </w:r>
      <w:r>
        <w:t>K.et</w:t>
      </w:r>
      <w:r>
        <w:rPr>
          <w:spacing w:val="-5"/>
        </w:rPr>
        <w:t xml:space="preserve"> </w:t>
      </w:r>
      <w:r>
        <w:t>al(</w:t>
      </w:r>
      <w:r>
        <w:fldChar w:fldCharType="begin"/>
      </w:r>
      <w:r>
        <w:instrText xml:space="preserve"> HYPERLINK \l "_bookmark20" </w:instrText>
      </w:r>
      <w:r>
        <w:fldChar w:fldCharType="separate"/>
      </w:r>
      <w:r>
        <w:t>14</w:t>
      </w:r>
      <w:r>
        <w:fldChar w:fldCharType="end"/>
      </w:r>
      <w:r>
        <w:t>),</w:t>
      </w:r>
      <w:r>
        <w:rPr>
          <w:spacing w:val="-5"/>
        </w:rPr>
        <w:t xml:space="preserve"> </w:t>
      </w:r>
      <w:r>
        <w:rPr>
          <w:spacing w:val="-10"/>
        </w:rPr>
        <w:t>We</w:t>
      </w:r>
      <w:r>
        <w:rPr>
          <w:spacing w:val="-6"/>
        </w:rPr>
        <w:t xml:space="preserve"> </w:t>
      </w:r>
      <w:r>
        <w:t>discovered</w:t>
      </w:r>
      <w:r>
        <w:rPr>
          <w:spacing w:val="-5"/>
        </w:rPr>
        <w:t xml:space="preserve"> </w:t>
      </w:r>
      <w:r>
        <w:t>that</w:t>
      </w:r>
      <w:r>
        <w:rPr>
          <w:spacing w:val="-5"/>
        </w:rPr>
        <w:t xml:space="preserve"> </w:t>
      </w:r>
      <w:r>
        <w:t>patients</w:t>
      </w:r>
      <w:r>
        <w:rPr>
          <w:spacing w:val="-5"/>
        </w:rPr>
        <w:t xml:space="preserve"> </w:t>
      </w:r>
      <w:r>
        <w:t>with</w:t>
      </w:r>
      <w:r>
        <w:rPr>
          <w:spacing w:val="-5"/>
        </w:rPr>
        <w:t xml:space="preserve"> </w:t>
      </w:r>
      <w:r>
        <w:t>bone- metastasis may benefit from local treatment. Compared with visceral metastasis, bone metastasis itself progresses</w:t>
      </w:r>
      <w:r>
        <w:rPr>
          <w:spacing w:val="-15"/>
        </w:rPr>
        <w:t xml:space="preserve"> </w:t>
      </w:r>
      <w:r>
        <w:t>slowly</w:t>
      </w:r>
      <w:r>
        <w:rPr>
          <w:spacing w:val="-15"/>
        </w:rPr>
        <w:t xml:space="preserve"> </w:t>
      </w:r>
      <w:r>
        <w:t>and</w:t>
      </w:r>
      <w:r>
        <w:rPr>
          <w:spacing w:val="-15"/>
        </w:rPr>
        <w:t xml:space="preserve"> </w:t>
      </w:r>
      <w:r>
        <w:t>can</w:t>
      </w:r>
      <w:r>
        <w:rPr>
          <w:spacing w:val="-14"/>
        </w:rPr>
        <w:t xml:space="preserve"> </w:t>
      </w:r>
      <w:r>
        <w:t>be</w:t>
      </w:r>
      <w:r>
        <w:rPr>
          <w:spacing w:val="-15"/>
        </w:rPr>
        <w:t xml:space="preserve"> </w:t>
      </w:r>
      <w:r>
        <w:t>prevented</w:t>
      </w:r>
      <w:r>
        <w:rPr>
          <w:spacing w:val="-15"/>
        </w:rPr>
        <w:t xml:space="preserve"> </w:t>
      </w:r>
      <w:r>
        <w:t>and</w:t>
      </w:r>
      <w:r>
        <w:rPr>
          <w:spacing w:val="-14"/>
        </w:rPr>
        <w:t xml:space="preserve"> </w:t>
      </w:r>
      <w:r>
        <w:t>treated</w:t>
      </w:r>
      <w:r>
        <w:rPr>
          <w:spacing w:val="-15"/>
        </w:rPr>
        <w:t xml:space="preserve"> </w:t>
      </w:r>
      <w:r>
        <w:t>with</w:t>
      </w:r>
      <w:r>
        <w:rPr>
          <w:spacing w:val="-15"/>
        </w:rPr>
        <w:t xml:space="preserve"> </w:t>
      </w:r>
      <w:r>
        <w:t>drugs</w:t>
      </w:r>
      <w:r>
        <w:rPr>
          <w:spacing w:val="-14"/>
        </w:rPr>
        <w:t xml:space="preserve"> </w:t>
      </w:r>
      <w:r>
        <w:t>such</w:t>
      </w:r>
      <w:r>
        <w:rPr>
          <w:spacing w:val="-15"/>
        </w:rPr>
        <w:t xml:space="preserve"> </w:t>
      </w:r>
      <w:r>
        <w:t>as</w:t>
      </w:r>
      <w:r>
        <w:rPr>
          <w:spacing w:val="-15"/>
        </w:rPr>
        <w:t xml:space="preserve"> </w:t>
      </w:r>
      <w:r>
        <w:t>zoledronic</w:t>
      </w:r>
      <w:r>
        <w:rPr>
          <w:spacing w:val="-14"/>
        </w:rPr>
        <w:t xml:space="preserve"> </w:t>
      </w:r>
      <w:r>
        <w:t>acid.</w:t>
      </w:r>
      <w:r>
        <w:rPr>
          <w:spacing w:val="-15"/>
        </w:rPr>
        <w:t xml:space="preserve"> </w:t>
      </w:r>
      <w:r>
        <w:t>Some</w:t>
      </w:r>
      <w:r>
        <w:rPr>
          <w:spacing w:val="-15"/>
        </w:rPr>
        <w:t xml:space="preserve"> </w:t>
      </w:r>
      <w:r>
        <w:t>symptomatic lesions</w:t>
      </w:r>
      <w:r>
        <w:rPr>
          <w:spacing w:val="-16"/>
        </w:rPr>
        <w:t xml:space="preserve"> </w:t>
      </w:r>
      <w:r>
        <w:t>can</w:t>
      </w:r>
      <w:r>
        <w:rPr>
          <w:spacing w:val="-16"/>
        </w:rPr>
        <w:t xml:space="preserve"> </w:t>
      </w:r>
      <w:r>
        <w:t>be</w:t>
      </w:r>
      <w:r>
        <w:rPr>
          <w:spacing w:val="-16"/>
        </w:rPr>
        <w:t xml:space="preserve"> </w:t>
      </w:r>
      <w:r>
        <w:t>improved</w:t>
      </w:r>
      <w:r>
        <w:rPr>
          <w:spacing w:val="-16"/>
        </w:rPr>
        <w:t xml:space="preserve"> </w:t>
      </w:r>
      <w:r>
        <w:t>by</w:t>
      </w:r>
      <w:r>
        <w:rPr>
          <w:spacing w:val="-15"/>
        </w:rPr>
        <w:t xml:space="preserve"> </w:t>
      </w:r>
      <w:r>
        <w:t>radiotherapy.</w:t>
      </w:r>
      <w:r>
        <w:rPr>
          <w:spacing w:val="-16"/>
        </w:rPr>
        <w:t xml:space="preserve"> </w:t>
      </w:r>
      <w:r>
        <w:t>In</w:t>
      </w:r>
      <w:r>
        <w:rPr>
          <w:spacing w:val="-16"/>
        </w:rPr>
        <w:t xml:space="preserve"> </w:t>
      </w:r>
      <w:r>
        <w:t>a</w:t>
      </w:r>
      <w:r>
        <w:rPr>
          <w:spacing w:val="-16"/>
        </w:rPr>
        <w:t xml:space="preserve"> </w:t>
      </w:r>
      <w:r>
        <w:t>prospective</w:t>
      </w:r>
      <w:r>
        <w:rPr>
          <w:spacing w:val="-16"/>
        </w:rPr>
        <w:t xml:space="preserve"> </w:t>
      </w:r>
      <w:r>
        <w:rPr>
          <w:spacing w:val="-3"/>
        </w:rPr>
        <w:t>study,</w:t>
      </w:r>
      <w:r>
        <w:rPr>
          <w:spacing w:val="-15"/>
        </w:rPr>
        <w:t xml:space="preserve"> </w:t>
      </w:r>
      <w:r>
        <w:t>the</w:t>
      </w:r>
      <w:r>
        <w:rPr>
          <w:spacing w:val="-16"/>
        </w:rPr>
        <w:t xml:space="preserve"> </w:t>
      </w:r>
      <w:r>
        <w:t>enrolled</w:t>
      </w:r>
      <w:r>
        <w:rPr>
          <w:spacing w:val="-16"/>
        </w:rPr>
        <w:t xml:space="preserve"> </w:t>
      </w:r>
      <w:r>
        <w:t>population</w:t>
      </w:r>
      <w:r>
        <w:rPr>
          <w:spacing w:val="-16"/>
        </w:rPr>
        <w:t xml:space="preserve"> </w:t>
      </w:r>
      <w:r>
        <w:t>in</w:t>
      </w:r>
      <w:r>
        <w:rPr>
          <w:spacing w:val="-15"/>
        </w:rPr>
        <w:t xml:space="preserve"> </w:t>
      </w:r>
      <w:r>
        <w:t>MF07-01</w:t>
      </w:r>
      <w:r>
        <w:rPr>
          <w:spacing w:val="-16"/>
        </w:rPr>
        <w:t xml:space="preserve"> </w:t>
      </w:r>
      <w:r>
        <w:t>Study</w:t>
      </w:r>
    </w:p>
    <w:p w14:paraId="70B2D4A2">
      <w:pPr>
        <w:pStyle w:val="4"/>
        <w:spacing w:before="3" w:line="259" w:lineRule="auto"/>
        <w:ind w:left="165" w:right="130"/>
      </w:pPr>
      <w:r>
        <w:t>(</w:t>
      </w:r>
      <w:r>
        <w:fldChar w:fldCharType="begin"/>
      </w:r>
      <w:r>
        <w:instrText xml:space="preserve"> HYPERLINK \l "_bookmark12" </w:instrText>
      </w:r>
      <w:r>
        <w:fldChar w:fldCharType="separate"/>
      </w:r>
      <w:r>
        <w:t>6</w:t>
      </w:r>
      <w:r>
        <w:fldChar w:fldCharType="end"/>
      </w:r>
      <w:r>
        <w:t>) was mainly bone metastasis, and the patient’s tumor burden was small. The 5-year overall survival rate</w:t>
      </w:r>
      <w:r>
        <w:rPr>
          <w:spacing w:val="-11"/>
        </w:rPr>
        <w:t xml:space="preserve"> </w:t>
      </w:r>
      <w:r>
        <w:t>after</w:t>
      </w:r>
      <w:r>
        <w:rPr>
          <w:spacing w:val="-11"/>
        </w:rPr>
        <w:t xml:space="preserve"> </w:t>
      </w:r>
      <w:r>
        <w:t>resection</w:t>
      </w:r>
      <w:r>
        <w:rPr>
          <w:spacing w:val="-10"/>
        </w:rPr>
        <w:t xml:space="preserve"> </w:t>
      </w:r>
      <w:r>
        <w:t>of</w:t>
      </w:r>
      <w:r>
        <w:rPr>
          <w:spacing w:val="-11"/>
        </w:rPr>
        <w:t xml:space="preserve"> </w:t>
      </w:r>
      <w:r>
        <w:t>the</w:t>
      </w:r>
      <w:r>
        <w:rPr>
          <w:spacing w:val="-11"/>
        </w:rPr>
        <w:t xml:space="preserve"> </w:t>
      </w:r>
      <w:r>
        <w:t>primary</w:t>
      </w:r>
      <w:r>
        <w:rPr>
          <w:spacing w:val="-10"/>
        </w:rPr>
        <w:t xml:space="preserve"> </w:t>
      </w:r>
      <w:r>
        <w:t>lesion</w:t>
      </w:r>
      <w:r>
        <w:rPr>
          <w:spacing w:val="-11"/>
        </w:rPr>
        <w:t xml:space="preserve"> </w:t>
      </w:r>
      <w:r>
        <w:t>was</w:t>
      </w:r>
      <w:r>
        <w:rPr>
          <w:spacing w:val="-10"/>
        </w:rPr>
        <w:t xml:space="preserve"> </w:t>
      </w:r>
      <w:r>
        <w:t>significantly</w:t>
      </w:r>
      <w:r>
        <w:rPr>
          <w:spacing w:val="-11"/>
        </w:rPr>
        <w:t xml:space="preserve"> </w:t>
      </w:r>
      <w:r>
        <w:t>improved.</w:t>
      </w:r>
      <w:r>
        <w:rPr>
          <w:spacing w:val="-11"/>
        </w:rPr>
        <w:t xml:space="preserve"> </w:t>
      </w:r>
      <w:r>
        <w:t>The</w:t>
      </w:r>
      <w:r>
        <w:rPr>
          <w:spacing w:val="-10"/>
        </w:rPr>
        <w:t xml:space="preserve"> </w:t>
      </w:r>
      <w:r>
        <w:t>results</w:t>
      </w:r>
      <w:r>
        <w:rPr>
          <w:spacing w:val="-11"/>
        </w:rPr>
        <w:t xml:space="preserve"> </w:t>
      </w:r>
      <w:r>
        <w:t>of</w:t>
      </w:r>
      <w:r>
        <w:rPr>
          <w:spacing w:val="-10"/>
        </w:rPr>
        <w:t xml:space="preserve"> </w:t>
      </w:r>
      <w:r>
        <w:t>subgroup</w:t>
      </w:r>
      <w:r>
        <w:rPr>
          <w:spacing w:val="-11"/>
        </w:rPr>
        <w:t xml:space="preserve"> </w:t>
      </w:r>
      <w:r>
        <w:t>analysis</w:t>
      </w:r>
      <w:r>
        <w:rPr>
          <w:spacing w:val="-11"/>
        </w:rPr>
        <w:t xml:space="preserve"> </w:t>
      </w:r>
      <w:r>
        <w:t>also showed that Newly treated stage IV breast cancer with only bone metastases can benefit from surgery to remove</w:t>
      </w:r>
      <w:r>
        <w:rPr>
          <w:spacing w:val="-12"/>
        </w:rPr>
        <w:t xml:space="preserve"> </w:t>
      </w:r>
      <w:r>
        <w:t>the</w:t>
      </w:r>
      <w:r>
        <w:rPr>
          <w:spacing w:val="-12"/>
        </w:rPr>
        <w:t xml:space="preserve"> </w:t>
      </w:r>
      <w:r>
        <w:t>primary</w:t>
      </w:r>
      <w:r>
        <w:rPr>
          <w:spacing w:val="-11"/>
        </w:rPr>
        <w:t xml:space="preserve"> </w:t>
      </w:r>
      <w:r>
        <w:t>lesion.</w:t>
      </w:r>
      <w:r>
        <w:rPr>
          <w:spacing w:val="-12"/>
        </w:rPr>
        <w:t xml:space="preserve"> </w:t>
      </w:r>
      <w:r>
        <w:t>The</w:t>
      </w:r>
      <w:r>
        <w:rPr>
          <w:spacing w:val="-12"/>
        </w:rPr>
        <w:t xml:space="preserve"> </w:t>
      </w:r>
      <w:r>
        <w:t>population</w:t>
      </w:r>
      <w:r>
        <w:rPr>
          <w:spacing w:val="-12"/>
        </w:rPr>
        <w:t xml:space="preserve"> </w:t>
      </w:r>
      <w:r>
        <w:t>enrolled</w:t>
      </w:r>
      <w:r>
        <w:rPr>
          <w:spacing w:val="-12"/>
        </w:rPr>
        <w:t xml:space="preserve"> </w:t>
      </w:r>
      <w:r>
        <w:t>in</w:t>
      </w:r>
      <w:r>
        <w:rPr>
          <w:spacing w:val="-12"/>
        </w:rPr>
        <w:t xml:space="preserve"> </w:t>
      </w:r>
      <w:r>
        <w:rPr>
          <w:spacing w:val="-19"/>
        </w:rPr>
        <w:t>TATA</w:t>
      </w:r>
      <w:r>
        <w:rPr>
          <w:spacing w:val="-12"/>
        </w:rPr>
        <w:t xml:space="preserve"> </w:t>
      </w:r>
      <w:r>
        <w:t>Study</w:t>
      </w:r>
      <w:r>
        <w:rPr>
          <w:spacing w:val="-12"/>
        </w:rPr>
        <w:t xml:space="preserve"> </w:t>
      </w:r>
      <w:r>
        <w:t>(</w:t>
      </w:r>
      <w:r>
        <w:fldChar w:fldCharType="begin"/>
      </w:r>
      <w:r>
        <w:instrText xml:space="preserve"> HYPERLINK \l "_bookmark11" </w:instrText>
      </w:r>
      <w:r>
        <w:fldChar w:fldCharType="separate"/>
      </w:r>
      <w:r>
        <w:t>5</w:t>
      </w:r>
      <w:r>
        <w:fldChar w:fldCharType="end"/>
      </w:r>
      <w:r>
        <w:t>,</w:t>
      </w:r>
      <w:r>
        <w:rPr>
          <w:spacing w:val="-12"/>
        </w:rPr>
        <w:t xml:space="preserve"> </w:t>
      </w:r>
      <w:r>
        <w:fldChar w:fldCharType="begin"/>
      </w:r>
      <w:r>
        <w:instrText xml:space="preserve"> HYPERLINK \l "_bookmark21" </w:instrText>
      </w:r>
      <w:r>
        <w:fldChar w:fldCharType="separate"/>
      </w:r>
      <w:r>
        <w:t>15</w:t>
      </w:r>
      <w:r>
        <w:fldChar w:fldCharType="end"/>
      </w:r>
      <w:r>
        <w:t>)</w:t>
      </w:r>
      <w:r>
        <w:rPr>
          <w:spacing w:val="-12"/>
        </w:rPr>
        <w:t xml:space="preserve"> </w:t>
      </w:r>
      <w:r>
        <w:t>and</w:t>
      </w:r>
      <w:r>
        <w:rPr>
          <w:spacing w:val="-12"/>
        </w:rPr>
        <w:t xml:space="preserve"> </w:t>
      </w:r>
      <w:r>
        <w:t>TBCRC</w:t>
      </w:r>
      <w:r>
        <w:rPr>
          <w:spacing w:val="-12"/>
        </w:rPr>
        <w:t xml:space="preserve"> </w:t>
      </w:r>
      <w:r>
        <w:t>013</w:t>
      </w:r>
      <w:r>
        <w:rPr>
          <w:spacing w:val="-12"/>
        </w:rPr>
        <w:t xml:space="preserve"> </w:t>
      </w:r>
      <w:r>
        <w:t>Study</w:t>
      </w:r>
      <w:r>
        <w:rPr>
          <w:spacing w:val="-12"/>
        </w:rPr>
        <w:t xml:space="preserve"> </w:t>
      </w:r>
      <w:r>
        <w:t>(</w:t>
      </w:r>
      <w:r>
        <w:fldChar w:fldCharType="begin"/>
      </w:r>
      <w:r>
        <w:instrText xml:space="preserve"> HYPERLINK \l "_bookmark22" </w:instrText>
      </w:r>
      <w:r>
        <w:fldChar w:fldCharType="separate"/>
      </w:r>
      <w:r>
        <w:t>16</w:t>
      </w:r>
      <w:r>
        <w:fldChar w:fldCharType="end"/>
      </w:r>
      <w:r>
        <w:t>,</w:t>
      </w:r>
      <w:r>
        <w:rPr>
          <w:spacing w:val="-12"/>
        </w:rPr>
        <w:t xml:space="preserve"> </w:t>
      </w:r>
      <w:r>
        <w:fldChar w:fldCharType="begin"/>
      </w:r>
      <w:r>
        <w:instrText xml:space="preserve"> HYPERLINK \l "_bookmark23" </w:instrText>
      </w:r>
      <w:r>
        <w:fldChar w:fldCharType="separate"/>
      </w:r>
      <w:r>
        <w:t>17</w:t>
      </w:r>
      <w:r>
        <w:fldChar w:fldCharType="end"/>
      </w:r>
      <w:r>
        <w:t>) was</w:t>
      </w:r>
      <w:r>
        <w:rPr>
          <w:spacing w:val="-8"/>
        </w:rPr>
        <w:t xml:space="preserve"> </w:t>
      </w:r>
      <w:r>
        <w:t>breast</w:t>
      </w:r>
      <w:r>
        <w:rPr>
          <w:spacing w:val="-7"/>
        </w:rPr>
        <w:t xml:space="preserve"> </w:t>
      </w:r>
      <w:r>
        <w:t>cancer</w:t>
      </w:r>
      <w:r>
        <w:rPr>
          <w:spacing w:val="-8"/>
        </w:rPr>
        <w:t xml:space="preserve"> </w:t>
      </w:r>
      <w:r>
        <w:t>with</w:t>
      </w:r>
      <w:r>
        <w:rPr>
          <w:spacing w:val="-7"/>
        </w:rPr>
        <w:t xml:space="preserve"> </w:t>
      </w:r>
      <w:r>
        <w:t>mainly</w:t>
      </w:r>
      <w:r>
        <w:rPr>
          <w:spacing w:val="-8"/>
        </w:rPr>
        <w:t xml:space="preserve"> </w:t>
      </w:r>
      <w:r>
        <w:t>visceral</w:t>
      </w:r>
      <w:r>
        <w:rPr>
          <w:spacing w:val="-7"/>
        </w:rPr>
        <w:t xml:space="preserve"> </w:t>
      </w:r>
      <w:r>
        <w:t>metastasis,</w:t>
      </w:r>
      <w:r>
        <w:rPr>
          <w:spacing w:val="-8"/>
        </w:rPr>
        <w:t xml:space="preserve"> </w:t>
      </w:r>
      <w:r>
        <w:t>with</w:t>
      </w:r>
      <w:r>
        <w:rPr>
          <w:spacing w:val="-7"/>
        </w:rPr>
        <w:t xml:space="preserve"> </w:t>
      </w:r>
      <w:r>
        <w:t>a</w:t>
      </w:r>
      <w:r>
        <w:rPr>
          <w:spacing w:val="-8"/>
        </w:rPr>
        <w:t xml:space="preserve"> </w:t>
      </w:r>
      <w:r>
        <w:t>large</w:t>
      </w:r>
      <w:r>
        <w:rPr>
          <w:spacing w:val="-7"/>
        </w:rPr>
        <w:t xml:space="preserve"> </w:t>
      </w:r>
      <w:r>
        <w:t>tumor</w:t>
      </w:r>
      <w:r>
        <w:rPr>
          <w:spacing w:val="-8"/>
        </w:rPr>
        <w:t xml:space="preserve"> </w:t>
      </w:r>
      <w:r>
        <w:t>burden</w:t>
      </w:r>
      <w:r>
        <w:rPr>
          <w:spacing w:val="-7"/>
        </w:rPr>
        <w:t xml:space="preserve"> </w:t>
      </w:r>
      <w:r>
        <w:t>and</w:t>
      </w:r>
      <w:r>
        <w:rPr>
          <w:spacing w:val="-8"/>
        </w:rPr>
        <w:t xml:space="preserve"> </w:t>
      </w:r>
      <w:r>
        <w:t>no</w:t>
      </w:r>
      <w:r>
        <w:rPr>
          <w:spacing w:val="-7"/>
        </w:rPr>
        <w:t xml:space="preserve"> </w:t>
      </w:r>
      <w:r>
        <w:t>survival</w:t>
      </w:r>
      <w:r>
        <w:rPr>
          <w:spacing w:val="-8"/>
        </w:rPr>
        <w:t xml:space="preserve"> </w:t>
      </w:r>
      <w:r>
        <w:t>benefit</w:t>
      </w:r>
      <w:r>
        <w:rPr>
          <w:spacing w:val="-7"/>
        </w:rPr>
        <w:t xml:space="preserve"> </w:t>
      </w:r>
      <w:r>
        <w:t>from surgical</w:t>
      </w:r>
      <w:r>
        <w:rPr>
          <w:spacing w:val="-19"/>
        </w:rPr>
        <w:t xml:space="preserve"> </w:t>
      </w:r>
      <w:r>
        <w:t>treatment</w:t>
      </w:r>
      <w:r>
        <w:rPr>
          <w:spacing w:val="-18"/>
        </w:rPr>
        <w:t xml:space="preserve"> </w:t>
      </w:r>
      <w:r>
        <w:t>of</w:t>
      </w:r>
      <w:r>
        <w:rPr>
          <w:spacing w:val="-18"/>
        </w:rPr>
        <w:t xml:space="preserve"> </w:t>
      </w:r>
      <w:r>
        <w:t>the</w:t>
      </w:r>
      <w:r>
        <w:rPr>
          <w:spacing w:val="-18"/>
        </w:rPr>
        <w:t xml:space="preserve"> </w:t>
      </w:r>
      <w:r>
        <w:t>primary</w:t>
      </w:r>
      <w:r>
        <w:rPr>
          <w:spacing w:val="-17"/>
        </w:rPr>
        <w:t xml:space="preserve"> </w:t>
      </w:r>
      <w:r>
        <w:rPr>
          <w:spacing w:val="-3"/>
        </w:rPr>
        <w:t>lesion.</w:t>
      </w:r>
      <w:r>
        <w:rPr>
          <w:rFonts w:hint="eastAsia" w:eastAsiaTheme="minorEastAsia"/>
          <w:spacing w:val="-3"/>
          <w:lang w:eastAsia="zh-CN"/>
        </w:rPr>
        <w:t xml:space="preserve"> </w:t>
      </w:r>
      <w:r>
        <w:rPr>
          <w:spacing w:val="-3"/>
        </w:rPr>
        <w:t>We</w:t>
      </w:r>
      <w:r>
        <w:rPr>
          <w:spacing w:val="-18"/>
        </w:rPr>
        <w:t xml:space="preserve"> </w:t>
      </w:r>
      <w:r>
        <w:t>found</w:t>
      </w:r>
      <w:r>
        <w:rPr>
          <w:spacing w:val="-18"/>
        </w:rPr>
        <w:t xml:space="preserve"> </w:t>
      </w:r>
      <w:r>
        <w:t>out</w:t>
      </w:r>
      <w:r>
        <w:rPr>
          <w:spacing w:val="-19"/>
        </w:rPr>
        <w:t xml:space="preserve"> </w:t>
      </w:r>
      <w:r>
        <w:t>triple</w:t>
      </w:r>
      <w:r>
        <w:rPr>
          <w:spacing w:val="-17"/>
        </w:rPr>
        <w:t xml:space="preserve"> </w:t>
      </w:r>
      <w:r>
        <w:rPr>
          <w:spacing w:val="-3"/>
        </w:rPr>
        <w:t>negative</w:t>
      </w:r>
      <w:r>
        <w:rPr>
          <w:spacing w:val="-18"/>
        </w:rPr>
        <w:t xml:space="preserve"> </w:t>
      </w:r>
      <w:r>
        <w:t>bone-metastasis</w:t>
      </w:r>
      <w:r>
        <w:rPr>
          <w:spacing w:val="-18"/>
        </w:rPr>
        <w:t xml:space="preserve"> </w:t>
      </w:r>
      <w:r>
        <w:t>breast</w:t>
      </w:r>
      <w:r>
        <w:rPr>
          <w:spacing w:val="-18"/>
        </w:rPr>
        <w:t xml:space="preserve"> </w:t>
      </w:r>
      <w:r>
        <w:t>cancer</w:t>
      </w:r>
      <w:r>
        <w:rPr>
          <w:spacing w:val="-18"/>
        </w:rPr>
        <w:t xml:space="preserve"> </w:t>
      </w:r>
      <w:r>
        <w:t>patients could</w:t>
      </w:r>
      <w:r>
        <w:rPr>
          <w:spacing w:val="-22"/>
        </w:rPr>
        <w:t xml:space="preserve"> </w:t>
      </w:r>
      <w:r>
        <w:t>not</w:t>
      </w:r>
      <w:r>
        <w:rPr>
          <w:spacing w:val="-22"/>
        </w:rPr>
        <w:t xml:space="preserve"> </w:t>
      </w:r>
      <w:r>
        <w:t>benefit</w:t>
      </w:r>
      <w:r>
        <w:rPr>
          <w:spacing w:val="-21"/>
        </w:rPr>
        <w:t xml:space="preserve"> </w:t>
      </w:r>
      <w:r>
        <w:t>from</w:t>
      </w:r>
      <w:r>
        <w:rPr>
          <w:spacing w:val="-22"/>
        </w:rPr>
        <w:t xml:space="preserve"> </w:t>
      </w:r>
      <w:r>
        <w:t>receiving</w:t>
      </w:r>
      <w:r>
        <w:rPr>
          <w:spacing w:val="-22"/>
        </w:rPr>
        <w:t xml:space="preserve"> </w:t>
      </w:r>
      <w:r>
        <w:t>local</w:t>
      </w:r>
      <w:r>
        <w:rPr>
          <w:spacing w:val="-21"/>
        </w:rPr>
        <w:t xml:space="preserve"> </w:t>
      </w:r>
      <w:r>
        <w:rPr>
          <w:spacing w:val="-3"/>
        </w:rPr>
        <w:t>therapy.</w:t>
      </w:r>
      <w:r>
        <w:rPr>
          <w:spacing w:val="-21"/>
        </w:rPr>
        <w:t xml:space="preserve"> </w:t>
      </w:r>
      <w:r>
        <w:t>Triple-negative</w:t>
      </w:r>
      <w:r>
        <w:rPr>
          <w:spacing w:val="-22"/>
        </w:rPr>
        <w:t xml:space="preserve"> </w:t>
      </w:r>
      <w:r>
        <w:t>breast</w:t>
      </w:r>
      <w:r>
        <w:rPr>
          <w:spacing w:val="-22"/>
        </w:rPr>
        <w:t xml:space="preserve"> </w:t>
      </w:r>
      <w:r>
        <w:t>cancer</w:t>
      </w:r>
      <w:r>
        <w:rPr>
          <w:spacing w:val="-21"/>
        </w:rPr>
        <w:t xml:space="preserve"> </w:t>
      </w:r>
      <w:r>
        <w:t>(</w:t>
      </w:r>
      <w:r>
        <w:fldChar w:fldCharType="begin"/>
      </w:r>
      <w:r>
        <w:instrText xml:space="preserve"> HYPERLINK \l "_bookmark24" </w:instrText>
      </w:r>
      <w:r>
        <w:fldChar w:fldCharType="separate"/>
      </w:r>
      <w:r>
        <w:t>18</w:t>
      </w:r>
      <w:r>
        <w:fldChar w:fldCharType="end"/>
      </w:r>
      <w:r>
        <w:t>)</w:t>
      </w:r>
      <w:r>
        <w:rPr>
          <w:spacing w:val="-22"/>
        </w:rPr>
        <w:t xml:space="preserve"> </w:t>
      </w:r>
      <w:r>
        <w:t>is</w:t>
      </w:r>
      <w:r>
        <w:rPr>
          <w:spacing w:val="-21"/>
        </w:rPr>
        <w:t xml:space="preserve"> </w:t>
      </w:r>
      <w:r>
        <w:t>a</w:t>
      </w:r>
      <w:r>
        <w:rPr>
          <w:spacing w:val="-22"/>
        </w:rPr>
        <w:t xml:space="preserve"> </w:t>
      </w:r>
      <w:r>
        <w:t>heterogeneous</w:t>
      </w:r>
      <w:r>
        <w:rPr>
          <w:spacing w:val="-22"/>
        </w:rPr>
        <w:t xml:space="preserve"> </w:t>
      </w:r>
      <w:r>
        <w:t>disease with</w:t>
      </w:r>
      <w:r>
        <w:rPr>
          <w:spacing w:val="-6"/>
        </w:rPr>
        <w:t xml:space="preserve"> </w:t>
      </w:r>
      <w:r>
        <w:t>no</w:t>
      </w:r>
      <w:r>
        <w:rPr>
          <w:spacing w:val="-5"/>
        </w:rPr>
        <w:t xml:space="preserve"> </w:t>
      </w:r>
      <w:r>
        <w:t>endocrine</w:t>
      </w:r>
      <w:r>
        <w:rPr>
          <w:spacing w:val="-5"/>
        </w:rPr>
        <w:t xml:space="preserve"> </w:t>
      </w:r>
      <w:r>
        <w:t>or</w:t>
      </w:r>
      <w:r>
        <w:rPr>
          <w:spacing w:val="-6"/>
        </w:rPr>
        <w:t xml:space="preserve"> </w:t>
      </w:r>
      <w:r>
        <w:t>targeted</w:t>
      </w:r>
      <w:r>
        <w:rPr>
          <w:spacing w:val="-6"/>
        </w:rPr>
        <w:t xml:space="preserve"> </w:t>
      </w:r>
      <w:r>
        <w:t>treatment</w:t>
      </w:r>
      <w:r>
        <w:rPr>
          <w:spacing w:val="-5"/>
        </w:rPr>
        <w:t xml:space="preserve"> </w:t>
      </w:r>
      <w:r>
        <w:t>options.</w:t>
      </w:r>
      <w:r>
        <w:rPr>
          <w:spacing w:val="-5"/>
        </w:rPr>
        <w:t xml:space="preserve"> </w:t>
      </w:r>
      <w:r>
        <w:t>Its</w:t>
      </w:r>
      <w:r>
        <w:rPr>
          <w:spacing w:val="-5"/>
        </w:rPr>
        <w:t xml:space="preserve"> </w:t>
      </w:r>
      <w:r>
        <w:t>clinical</w:t>
      </w:r>
      <w:r>
        <w:rPr>
          <w:spacing w:val="-5"/>
        </w:rPr>
        <w:t xml:space="preserve"> </w:t>
      </w:r>
      <w:r>
        <w:t>manifestations</w:t>
      </w:r>
      <w:r>
        <w:rPr>
          <w:spacing w:val="-6"/>
        </w:rPr>
        <w:t xml:space="preserve"> </w:t>
      </w:r>
      <w:r>
        <w:t>are</w:t>
      </w:r>
      <w:r>
        <w:rPr>
          <w:spacing w:val="-5"/>
        </w:rPr>
        <w:t xml:space="preserve"> </w:t>
      </w:r>
      <w:r>
        <w:t>the</w:t>
      </w:r>
      <w:r>
        <w:rPr>
          <w:spacing w:val="-6"/>
        </w:rPr>
        <w:t xml:space="preserve"> </w:t>
      </w:r>
      <w:r>
        <w:t>most</w:t>
      </w:r>
      <w:r>
        <w:rPr>
          <w:spacing w:val="-5"/>
        </w:rPr>
        <w:t xml:space="preserve"> </w:t>
      </w:r>
      <w:r>
        <w:t>aggressive,</w:t>
      </w:r>
      <w:r>
        <w:rPr>
          <w:spacing w:val="-4"/>
        </w:rPr>
        <w:t xml:space="preserve"> </w:t>
      </w:r>
      <w:r>
        <w:t>prone to</w:t>
      </w:r>
      <w:r>
        <w:rPr>
          <w:spacing w:val="-10"/>
        </w:rPr>
        <w:t xml:space="preserve"> </w:t>
      </w:r>
      <w:r>
        <w:t>recurrence</w:t>
      </w:r>
      <w:r>
        <w:rPr>
          <w:spacing w:val="-10"/>
        </w:rPr>
        <w:t xml:space="preserve"> </w:t>
      </w:r>
      <w:r>
        <w:t>and</w:t>
      </w:r>
      <w:r>
        <w:rPr>
          <w:spacing w:val="-10"/>
        </w:rPr>
        <w:t xml:space="preserve"> </w:t>
      </w:r>
      <w:r>
        <w:t>metastasis,</w:t>
      </w:r>
      <w:r>
        <w:rPr>
          <w:spacing w:val="-9"/>
        </w:rPr>
        <w:t xml:space="preserve"> </w:t>
      </w:r>
      <w:r>
        <w:t>and</w:t>
      </w:r>
      <w:r>
        <w:rPr>
          <w:spacing w:val="-10"/>
        </w:rPr>
        <w:t xml:space="preserve"> </w:t>
      </w:r>
      <w:r>
        <w:t>poor</w:t>
      </w:r>
      <w:r>
        <w:rPr>
          <w:spacing w:val="-10"/>
        </w:rPr>
        <w:t xml:space="preserve"> </w:t>
      </w:r>
      <w:r>
        <w:t>outcome.</w:t>
      </w:r>
      <w:r>
        <w:rPr>
          <w:spacing w:val="-9"/>
        </w:rPr>
        <w:t xml:space="preserve"> </w:t>
      </w:r>
      <w:r>
        <w:t>It</w:t>
      </w:r>
      <w:r>
        <w:rPr>
          <w:spacing w:val="-10"/>
        </w:rPr>
        <w:t xml:space="preserve"> </w:t>
      </w:r>
      <w:r>
        <w:t>lacks</w:t>
      </w:r>
      <w:r>
        <w:rPr>
          <w:spacing w:val="-10"/>
        </w:rPr>
        <w:t xml:space="preserve"> </w:t>
      </w:r>
      <w:r>
        <w:t>a</w:t>
      </w:r>
      <w:r>
        <w:rPr>
          <w:spacing w:val="-10"/>
        </w:rPr>
        <w:t xml:space="preserve"> </w:t>
      </w:r>
      <w:r>
        <w:t>precise</w:t>
      </w:r>
      <w:r>
        <w:rPr>
          <w:spacing w:val="-9"/>
        </w:rPr>
        <w:t xml:space="preserve"> </w:t>
      </w:r>
      <w:r>
        <w:t>”target”</w:t>
      </w:r>
      <w:r>
        <w:rPr>
          <w:spacing w:val="-10"/>
        </w:rPr>
        <w:t xml:space="preserve"> </w:t>
      </w:r>
      <w:r>
        <w:t>to</w:t>
      </w:r>
      <w:r>
        <w:rPr>
          <w:spacing w:val="-10"/>
        </w:rPr>
        <w:t xml:space="preserve"> </w:t>
      </w:r>
      <w:r>
        <w:t>attack</w:t>
      </w:r>
      <w:r>
        <w:rPr>
          <w:spacing w:val="-9"/>
        </w:rPr>
        <w:t xml:space="preserve"> </w:t>
      </w:r>
      <w:r>
        <w:t>it.</w:t>
      </w:r>
      <w:r>
        <w:rPr>
          <w:spacing w:val="-10"/>
        </w:rPr>
        <w:t xml:space="preserve"> </w:t>
      </w:r>
      <w:r>
        <w:t>On</w:t>
      </w:r>
      <w:r>
        <w:rPr>
          <w:spacing w:val="-10"/>
        </w:rPr>
        <w:t xml:space="preserve"> </w:t>
      </w:r>
      <w:r>
        <w:t>the</w:t>
      </w:r>
      <w:r>
        <w:rPr>
          <w:spacing w:val="-9"/>
        </w:rPr>
        <w:t xml:space="preserve"> </w:t>
      </w:r>
      <w:r>
        <w:t>contrary,</w:t>
      </w:r>
      <w:r>
        <w:rPr>
          <w:spacing w:val="-10"/>
        </w:rPr>
        <w:t xml:space="preserve"> </w:t>
      </w:r>
      <w:r>
        <w:t>we strongly recommend the non-triple-negative bone-metastasis breast cancer patients should receive local therapy to improve the</w:t>
      </w:r>
      <w:r>
        <w:rPr>
          <w:spacing w:val="-5"/>
        </w:rPr>
        <w:t xml:space="preserve"> </w:t>
      </w:r>
      <w:r>
        <w:t>OS.</w:t>
      </w:r>
    </w:p>
    <w:p w14:paraId="17943002">
      <w:pPr>
        <w:pStyle w:val="4"/>
        <w:spacing w:before="152" w:line="259" w:lineRule="auto"/>
        <w:ind w:left="174" w:right="138" w:firstLine="170"/>
      </w:pPr>
      <w:r>
        <w:t>The model and training dataset were used to determine the global feature importance. Firstly, the significance</w:t>
      </w:r>
      <w:r>
        <w:rPr>
          <w:spacing w:val="-6"/>
        </w:rPr>
        <w:t xml:space="preserve"> </w:t>
      </w:r>
      <w:r>
        <w:t>of</w:t>
      </w:r>
      <w:r>
        <w:rPr>
          <w:spacing w:val="-5"/>
        </w:rPr>
        <w:t xml:space="preserve"> </w:t>
      </w:r>
      <w:r>
        <w:t>the</w:t>
      </w:r>
      <w:r>
        <w:rPr>
          <w:spacing w:val="-5"/>
        </w:rPr>
        <w:t xml:space="preserve"> </w:t>
      </w:r>
      <w:r>
        <w:t>site</w:t>
      </w:r>
      <w:r>
        <w:rPr>
          <w:spacing w:val="-6"/>
        </w:rPr>
        <w:t xml:space="preserve"> </w:t>
      </w:r>
      <w:r>
        <w:t>of</w:t>
      </w:r>
      <w:r>
        <w:rPr>
          <w:spacing w:val="-5"/>
        </w:rPr>
        <w:t xml:space="preserve"> </w:t>
      </w:r>
      <w:r>
        <w:t>metastasis</w:t>
      </w:r>
      <w:r>
        <w:rPr>
          <w:spacing w:val="-5"/>
        </w:rPr>
        <w:t xml:space="preserve"> </w:t>
      </w:r>
      <w:r>
        <w:t>in</w:t>
      </w:r>
      <w:r>
        <w:rPr>
          <w:spacing w:val="-5"/>
        </w:rPr>
        <w:t xml:space="preserve"> </w:t>
      </w:r>
      <w:r>
        <w:t>the</w:t>
      </w:r>
      <w:r>
        <w:rPr>
          <w:spacing w:val="-6"/>
        </w:rPr>
        <w:t xml:space="preserve"> </w:t>
      </w:r>
      <w:r>
        <w:t>M1</w:t>
      </w:r>
      <w:r>
        <w:rPr>
          <w:spacing w:val="-5"/>
        </w:rPr>
        <w:t xml:space="preserve"> </w:t>
      </w:r>
      <w:r>
        <w:t>patient</w:t>
      </w:r>
      <w:r>
        <w:rPr>
          <w:spacing w:val="-5"/>
        </w:rPr>
        <w:t xml:space="preserve"> </w:t>
      </w:r>
      <w:r>
        <w:t>population</w:t>
      </w:r>
      <w:r>
        <w:rPr>
          <w:spacing w:val="-5"/>
        </w:rPr>
        <w:t xml:space="preserve"> </w:t>
      </w:r>
      <w:r>
        <w:t>has</w:t>
      </w:r>
      <w:r>
        <w:rPr>
          <w:spacing w:val="-6"/>
        </w:rPr>
        <w:t xml:space="preserve"> </w:t>
      </w:r>
      <w:r>
        <w:t>been</w:t>
      </w:r>
      <w:r>
        <w:rPr>
          <w:spacing w:val="-5"/>
        </w:rPr>
        <w:t xml:space="preserve"> </w:t>
      </w:r>
      <w:r>
        <w:t>widely</w:t>
      </w:r>
      <w:r>
        <w:rPr>
          <w:spacing w:val="-5"/>
        </w:rPr>
        <w:t xml:space="preserve"> </w:t>
      </w:r>
      <w:r>
        <w:t>recognized</w:t>
      </w:r>
      <w:r>
        <w:rPr>
          <w:spacing w:val="-5"/>
        </w:rPr>
        <w:t xml:space="preserve"> </w:t>
      </w:r>
      <w:r>
        <w:t>in</w:t>
      </w:r>
      <w:r>
        <w:rPr>
          <w:spacing w:val="-6"/>
        </w:rPr>
        <w:t xml:space="preserve"> </w:t>
      </w:r>
      <w:r>
        <w:t>previous studies.</w:t>
      </w:r>
      <w:r>
        <w:rPr>
          <w:spacing w:val="-9"/>
        </w:rPr>
        <w:t xml:space="preserve"> </w:t>
      </w:r>
      <w:r>
        <w:t>Many</w:t>
      </w:r>
      <w:r>
        <w:rPr>
          <w:spacing w:val="-8"/>
        </w:rPr>
        <w:t xml:space="preserve"> </w:t>
      </w:r>
      <w:r>
        <w:t>studies</w:t>
      </w:r>
      <w:r>
        <w:rPr>
          <w:spacing w:val="-9"/>
        </w:rPr>
        <w:t xml:space="preserve"> </w:t>
      </w:r>
      <w:r>
        <w:t>use</w:t>
      </w:r>
      <w:r>
        <w:rPr>
          <w:spacing w:val="-9"/>
        </w:rPr>
        <w:t xml:space="preserve"> </w:t>
      </w:r>
      <w:r>
        <w:t>bone</w:t>
      </w:r>
      <w:r>
        <w:rPr>
          <w:spacing w:val="-8"/>
        </w:rPr>
        <w:t xml:space="preserve"> </w:t>
      </w:r>
      <w:r>
        <w:t>metastasis</w:t>
      </w:r>
      <w:r>
        <w:rPr>
          <w:spacing w:val="-9"/>
        </w:rPr>
        <w:t xml:space="preserve"> </w:t>
      </w:r>
      <w:r>
        <w:t>as</w:t>
      </w:r>
      <w:r>
        <w:rPr>
          <w:spacing w:val="-9"/>
        </w:rPr>
        <w:t xml:space="preserve"> </w:t>
      </w:r>
      <w:r>
        <w:t>the</w:t>
      </w:r>
      <w:r>
        <w:rPr>
          <w:spacing w:val="-8"/>
        </w:rPr>
        <w:t xml:space="preserve"> </w:t>
      </w:r>
      <w:r>
        <w:t>reference,</w:t>
      </w:r>
      <w:r>
        <w:rPr>
          <w:spacing w:val="-8"/>
        </w:rPr>
        <w:t xml:space="preserve"> </w:t>
      </w:r>
      <w:r>
        <w:t>with</w:t>
      </w:r>
      <w:r>
        <w:rPr>
          <w:spacing w:val="-9"/>
        </w:rPr>
        <w:t xml:space="preserve"> </w:t>
      </w:r>
      <w:r>
        <w:t>patients</w:t>
      </w:r>
      <w:r>
        <w:rPr>
          <w:spacing w:val="-9"/>
        </w:rPr>
        <w:t xml:space="preserve"> </w:t>
      </w:r>
      <w:r>
        <w:t>having</w:t>
      </w:r>
      <w:r>
        <w:rPr>
          <w:spacing w:val="-8"/>
        </w:rPr>
        <w:t xml:space="preserve"> </w:t>
      </w:r>
      <w:r>
        <w:t>brain</w:t>
      </w:r>
      <w:r>
        <w:rPr>
          <w:spacing w:val="-9"/>
        </w:rPr>
        <w:t xml:space="preserve"> </w:t>
      </w:r>
      <w:r>
        <w:t>metastasis</w:t>
      </w:r>
      <w:r>
        <w:rPr>
          <w:spacing w:val="-9"/>
        </w:rPr>
        <w:t xml:space="preserve"> </w:t>
      </w:r>
      <w:r>
        <w:t>typically showing the worst prognosis. This finding aligns with our results, which identify brain metastasis as the most</w:t>
      </w:r>
      <w:r>
        <w:rPr>
          <w:spacing w:val="-33"/>
        </w:rPr>
        <w:t xml:space="preserve"> </w:t>
      </w:r>
      <w:r>
        <w:t>significant</w:t>
      </w:r>
      <w:r>
        <w:rPr>
          <w:spacing w:val="-33"/>
        </w:rPr>
        <w:t xml:space="preserve"> </w:t>
      </w:r>
      <w:r>
        <w:t>factor</w:t>
      </w:r>
      <w:r>
        <w:rPr>
          <w:spacing w:val="-32"/>
        </w:rPr>
        <w:t xml:space="preserve"> </w:t>
      </w:r>
      <w:r>
        <w:t>influencing</w:t>
      </w:r>
      <w:r>
        <w:rPr>
          <w:spacing w:val="-33"/>
        </w:rPr>
        <w:t xml:space="preserve"> </w:t>
      </w:r>
      <w:r>
        <w:t>patient</w:t>
      </w:r>
      <w:r>
        <w:rPr>
          <w:spacing w:val="-33"/>
        </w:rPr>
        <w:t xml:space="preserve"> </w:t>
      </w:r>
      <w:r>
        <w:t>survival</w:t>
      </w:r>
      <w:r>
        <w:rPr>
          <w:spacing w:val="-33"/>
        </w:rPr>
        <w:t xml:space="preserve"> </w:t>
      </w:r>
      <w:r>
        <w:t>and</w:t>
      </w:r>
      <w:r>
        <w:rPr>
          <w:spacing w:val="-33"/>
        </w:rPr>
        <w:t xml:space="preserve"> </w:t>
      </w:r>
      <w:r>
        <w:t>local</w:t>
      </w:r>
      <w:r>
        <w:rPr>
          <w:spacing w:val="-33"/>
        </w:rPr>
        <w:t xml:space="preserve"> </w:t>
      </w:r>
      <w:r>
        <w:t>therapy</w:t>
      </w:r>
      <w:r>
        <w:rPr>
          <w:spacing w:val="-33"/>
        </w:rPr>
        <w:t xml:space="preserve"> </w:t>
      </w:r>
      <w:r>
        <w:t>decision-making.</w:t>
      </w:r>
      <w:r>
        <w:rPr>
          <w:rFonts w:hint="eastAsia" w:eastAsiaTheme="minorEastAsia"/>
          <w:lang w:eastAsia="zh-CN"/>
        </w:rPr>
        <w:t xml:space="preserve"> </w:t>
      </w:r>
      <w:r>
        <w:t>Secondly,</w:t>
      </w:r>
      <w:r>
        <w:rPr>
          <w:spacing w:val="-31"/>
        </w:rPr>
        <w:t xml:space="preserve"> </w:t>
      </w:r>
      <w:r>
        <w:t>the</w:t>
      </w:r>
      <w:r>
        <w:rPr>
          <w:rFonts w:hint="eastAsia" w:eastAsia="宋体"/>
          <w:lang w:eastAsia="zh-CN"/>
        </w:rPr>
        <w:t xml:space="preserve"> b</w:t>
      </w:r>
      <w:r>
        <w:rPr>
          <w:rFonts w:hint="eastAsia"/>
        </w:rPr>
        <w:t>reast cancer subtype is also a critical factor</w:t>
      </w:r>
      <w:r>
        <w:t>.</w:t>
      </w:r>
      <w:r>
        <w:rPr>
          <w:spacing w:val="-8"/>
        </w:rPr>
        <w:t xml:space="preserve"> </w:t>
      </w:r>
      <w:r>
        <w:rPr>
          <w:rFonts w:hint="eastAsia"/>
          <w:spacing w:val="-8"/>
        </w:rPr>
        <w:t>Prior research has repeatedly confirmed</w:t>
      </w:r>
      <w:r>
        <w:rPr>
          <w:rFonts w:hint="eastAsia" w:eastAsia="宋体"/>
          <w:spacing w:val="-8"/>
          <w:lang w:eastAsia="zh-CN"/>
        </w:rPr>
        <w:t xml:space="preserve"> </w:t>
      </w:r>
      <w:r>
        <w:t>that</w:t>
      </w:r>
      <w:r>
        <w:rPr>
          <w:spacing w:val="-8"/>
        </w:rPr>
        <w:t xml:space="preserve"> </w:t>
      </w:r>
      <w:r>
        <w:t>Breast</w:t>
      </w:r>
      <w:r>
        <w:rPr>
          <w:spacing w:val="-7"/>
        </w:rPr>
        <w:t xml:space="preserve"> </w:t>
      </w:r>
      <w:r>
        <w:t>subtypes</w:t>
      </w:r>
      <w:r>
        <w:rPr>
          <w:rFonts w:hint="eastAsia" w:eastAsia="宋体"/>
          <w:lang w:eastAsia="zh-CN"/>
        </w:rPr>
        <w:t xml:space="preserve"> </w:t>
      </w:r>
      <w:r>
        <w:t xml:space="preserve">were correlated with the choice of surgery type </w:t>
      </w:r>
      <w:r>
        <w:fldChar w:fldCharType="begin"/>
      </w:r>
      <w:r>
        <w:instrText xml:space="preserve"> HYPERLINK \l "_bookmark18" </w:instrText>
      </w:r>
      <w:r>
        <w:fldChar w:fldCharType="separate"/>
      </w:r>
      <w:r>
        <w:t xml:space="preserve">(12, </w:t>
      </w:r>
      <w:r>
        <w:fldChar w:fldCharType="end"/>
      </w:r>
      <w:r>
        <w:fldChar w:fldCharType="begin"/>
      </w:r>
      <w:r>
        <w:instrText xml:space="preserve"> HYPERLINK \l "_bookmark19" </w:instrText>
      </w:r>
      <w:r>
        <w:fldChar w:fldCharType="separate"/>
      </w:r>
      <w:r>
        <w:t xml:space="preserve">13, </w:t>
      </w:r>
      <w:r>
        <w:fldChar w:fldCharType="end"/>
      </w:r>
      <w:r>
        <w:fldChar w:fldCharType="begin"/>
      </w:r>
      <w:r>
        <w:instrText xml:space="preserve"> HYPERLINK \l "_bookmark25" </w:instrText>
      </w:r>
      <w:r>
        <w:fldChar w:fldCharType="separate"/>
      </w:r>
      <w:r>
        <w:t xml:space="preserve">19). </w:t>
      </w:r>
      <w:r>
        <w:fldChar w:fldCharType="end"/>
      </w:r>
      <w:r>
        <w:t>Luminal A and luminal B are linked to</w:t>
      </w:r>
      <w:r>
        <w:rPr>
          <w:spacing w:val="-43"/>
        </w:rPr>
        <w:t xml:space="preserve"> </w:t>
      </w:r>
      <w:r>
        <w:t>good prognosis,</w:t>
      </w:r>
      <w:r>
        <w:rPr>
          <w:spacing w:val="-18"/>
        </w:rPr>
        <w:t xml:space="preserve"> </w:t>
      </w:r>
      <w:r>
        <w:t>while</w:t>
      </w:r>
      <w:r>
        <w:rPr>
          <w:spacing w:val="-17"/>
        </w:rPr>
        <w:t xml:space="preserve"> </w:t>
      </w:r>
      <w:r>
        <w:t>Her2-enriched</w:t>
      </w:r>
      <w:r>
        <w:rPr>
          <w:spacing w:val="-18"/>
        </w:rPr>
        <w:t xml:space="preserve"> </w:t>
      </w:r>
      <w:r>
        <w:t>and</w:t>
      </w:r>
      <w:r>
        <w:rPr>
          <w:spacing w:val="-17"/>
        </w:rPr>
        <w:t xml:space="preserve"> </w:t>
      </w:r>
      <w:r>
        <w:t>triple-negative</w:t>
      </w:r>
      <w:r>
        <w:rPr>
          <w:spacing w:val="-18"/>
        </w:rPr>
        <w:t xml:space="preserve"> </w:t>
      </w:r>
      <w:r>
        <w:t>BC</w:t>
      </w:r>
      <w:r>
        <w:rPr>
          <w:spacing w:val="-17"/>
        </w:rPr>
        <w:t xml:space="preserve"> </w:t>
      </w:r>
      <w:r>
        <w:rPr>
          <w:spacing w:val="-3"/>
        </w:rPr>
        <w:t>have</w:t>
      </w:r>
      <w:r>
        <w:rPr>
          <w:spacing w:val="-17"/>
        </w:rPr>
        <w:t xml:space="preserve"> </w:t>
      </w:r>
      <w:r>
        <w:t>a</w:t>
      </w:r>
      <w:r>
        <w:rPr>
          <w:spacing w:val="-18"/>
        </w:rPr>
        <w:t xml:space="preserve"> </w:t>
      </w:r>
      <w:r>
        <w:t>poor</w:t>
      </w:r>
      <w:r>
        <w:rPr>
          <w:spacing w:val="-17"/>
        </w:rPr>
        <w:t xml:space="preserve"> </w:t>
      </w:r>
      <w:r>
        <w:t>prognosis</w:t>
      </w:r>
      <w:r>
        <w:rPr>
          <w:spacing w:val="-17"/>
        </w:rPr>
        <w:t xml:space="preserve"> </w:t>
      </w:r>
      <w:r>
        <w:t>(</w:t>
      </w:r>
      <w:r>
        <w:fldChar w:fldCharType="begin"/>
      </w:r>
      <w:r>
        <w:instrText xml:space="preserve"> HYPERLINK \l "_bookmark26" </w:instrText>
      </w:r>
      <w:r>
        <w:fldChar w:fldCharType="separate"/>
      </w:r>
      <w:r>
        <w:t>20</w:t>
      </w:r>
      <w:r>
        <w:fldChar w:fldCharType="end"/>
      </w:r>
      <w:r>
        <w:t>,</w:t>
      </w:r>
      <w:r>
        <w:rPr>
          <w:spacing w:val="-17"/>
        </w:rPr>
        <w:t xml:space="preserve"> </w:t>
      </w:r>
      <w:r>
        <w:fldChar w:fldCharType="begin"/>
      </w:r>
      <w:r>
        <w:instrText xml:space="preserve"> HYPERLINK \l "_bookmark27" </w:instrText>
      </w:r>
      <w:r>
        <w:fldChar w:fldCharType="separate"/>
      </w:r>
      <w:r>
        <w:t>21</w:t>
      </w:r>
      <w:r>
        <w:fldChar w:fldCharType="end"/>
      </w:r>
      <w:r>
        <w:t>,</w:t>
      </w:r>
      <w:r>
        <w:rPr>
          <w:spacing w:val="-17"/>
        </w:rPr>
        <w:t xml:space="preserve"> </w:t>
      </w:r>
      <w:r>
        <w:fldChar w:fldCharType="begin"/>
      </w:r>
      <w:r>
        <w:instrText xml:space="preserve"> HYPERLINK \l "_bookmark28" </w:instrText>
      </w:r>
      <w:r>
        <w:fldChar w:fldCharType="separate"/>
      </w:r>
      <w:r>
        <w:t>22</w:t>
      </w:r>
      <w:r>
        <w:fldChar w:fldCharType="end"/>
      </w:r>
      <w:r>
        <w:t>,</w:t>
      </w:r>
      <w:r>
        <w:rPr>
          <w:spacing w:val="-18"/>
        </w:rPr>
        <w:t xml:space="preserve"> </w:t>
      </w:r>
      <w:r>
        <w:fldChar w:fldCharType="begin"/>
      </w:r>
      <w:r>
        <w:instrText xml:space="preserve"> HYPERLINK \l "_bookmark29" </w:instrText>
      </w:r>
      <w:r>
        <w:fldChar w:fldCharType="separate"/>
      </w:r>
      <w:r>
        <w:t>23</w:t>
      </w:r>
      <w:r>
        <w:fldChar w:fldCharType="end"/>
      </w:r>
      <w:r>
        <w:t>).</w:t>
      </w:r>
      <w:r>
        <w:rPr>
          <w:spacing w:val="-17"/>
        </w:rPr>
        <w:t xml:space="preserve"> </w:t>
      </w:r>
      <w:r>
        <w:t>Similarly,</w:t>
      </w:r>
      <w:r>
        <w:rPr>
          <w:spacing w:val="-17"/>
        </w:rPr>
        <w:t xml:space="preserve"> </w:t>
      </w:r>
      <w:r>
        <w:t>in our experiment, triple-negative breast cancer (BC) and HER2-enriched subtypes were found to be</w:t>
      </w:r>
      <w:r>
        <w:rPr>
          <w:spacing w:val="-22"/>
        </w:rPr>
        <w:t xml:space="preserve"> </w:t>
      </w:r>
      <w:r>
        <w:t xml:space="preserve">highly significant factors for patient survival. Triple-negative BC is associated with poor survival outcomes. In contrast, HER2-positive patients </w:t>
      </w:r>
      <w:r>
        <w:rPr>
          <w:spacing w:val="-3"/>
        </w:rPr>
        <w:t xml:space="preserve">have </w:t>
      </w:r>
      <w:r>
        <w:t>a better prognosis than triple-negative patients, as the advent of the first anti-HER2 monoclonal antibody, trastuzumab, marked the beginning of the targeted therapy era for</w:t>
      </w:r>
      <w:r>
        <w:rPr>
          <w:spacing w:val="-4"/>
        </w:rPr>
        <w:t xml:space="preserve"> </w:t>
      </w:r>
      <w:r>
        <w:t>breast</w:t>
      </w:r>
      <w:r>
        <w:rPr>
          <w:spacing w:val="-3"/>
        </w:rPr>
        <w:t xml:space="preserve"> </w:t>
      </w:r>
      <w:r>
        <w:t>cancer.</w:t>
      </w:r>
      <w:r>
        <w:rPr>
          <w:spacing w:val="-3"/>
        </w:rPr>
        <w:t xml:space="preserve"> </w:t>
      </w:r>
      <w:bookmarkStart w:id="16" w:name="_Hlk217112734"/>
      <w:r>
        <w:rPr>
          <w:rFonts w:hint="eastAsia" w:eastAsiaTheme="minorEastAsia"/>
          <w:spacing w:val="-3"/>
          <w:lang w:eastAsia="zh-CN"/>
        </w:rPr>
        <w:t xml:space="preserve">A </w:t>
      </w:r>
      <w:r>
        <w:rPr>
          <w:rFonts w:hint="eastAsia" w:eastAsiaTheme="minorEastAsia"/>
          <w:lang w:eastAsia="zh-CN"/>
        </w:rPr>
        <w:t>r</w:t>
      </w:r>
      <w:r>
        <w:t>eal-world</w:t>
      </w:r>
      <w:r>
        <w:rPr>
          <w:spacing w:val="-3"/>
        </w:rPr>
        <w:t xml:space="preserve"> </w:t>
      </w:r>
      <w:r>
        <w:t>stud</w:t>
      </w:r>
      <w:r>
        <w:rPr>
          <w:rFonts w:hint="eastAsia" w:eastAsiaTheme="minorEastAsia"/>
          <w:lang w:eastAsia="zh-CN"/>
        </w:rPr>
        <w:t>y</w:t>
      </w:r>
      <w:r>
        <w:rPr>
          <w:spacing w:val="-3"/>
        </w:rPr>
        <w:t xml:space="preserve"> </w:t>
      </w:r>
      <w:r>
        <w:t>show</w:t>
      </w:r>
      <w:r>
        <w:rPr>
          <w:rFonts w:hint="eastAsia" w:eastAsiaTheme="minorEastAsia"/>
          <w:lang w:eastAsia="zh-CN"/>
        </w:rPr>
        <w:t>s</w:t>
      </w:r>
      <w:bookmarkEnd w:id="16"/>
      <w:r>
        <w:rPr>
          <w:spacing w:val="-3"/>
        </w:rPr>
        <w:t xml:space="preserve"> </w:t>
      </w:r>
      <w:r>
        <w:t>that</w:t>
      </w:r>
      <w:r>
        <w:rPr>
          <w:spacing w:val="-4"/>
        </w:rPr>
        <w:t xml:space="preserve"> </w:t>
      </w:r>
      <w:r>
        <w:t>the</w:t>
      </w:r>
      <w:r>
        <w:rPr>
          <w:spacing w:val="-3"/>
        </w:rPr>
        <w:t xml:space="preserve"> </w:t>
      </w:r>
      <w:r>
        <w:t>overall</w:t>
      </w:r>
      <w:r>
        <w:rPr>
          <w:spacing w:val="-3"/>
        </w:rPr>
        <w:t xml:space="preserve"> </w:t>
      </w:r>
      <w:r>
        <w:t>median</w:t>
      </w:r>
      <w:r>
        <w:rPr>
          <w:spacing w:val="-3"/>
        </w:rPr>
        <w:t xml:space="preserve"> </w:t>
      </w:r>
      <w:r>
        <w:t>OS</w:t>
      </w:r>
      <w:r>
        <w:rPr>
          <w:spacing w:val="-3"/>
        </w:rPr>
        <w:t xml:space="preserve"> </w:t>
      </w:r>
      <w:r>
        <w:t>of</w:t>
      </w:r>
      <w:r>
        <w:rPr>
          <w:spacing w:val="-3"/>
        </w:rPr>
        <w:t xml:space="preserve"> </w:t>
      </w:r>
      <w:r>
        <w:t>HER2-positive</w:t>
      </w:r>
      <w:r>
        <w:rPr>
          <w:spacing w:val="-3"/>
        </w:rPr>
        <w:t xml:space="preserve"> </w:t>
      </w:r>
      <w:r>
        <w:t>advanced</w:t>
      </w:r>
      <w:r>
        <w:rPr>
          <w:spacing w:val="-3"/>
        </w:rPr>
        <w:t xml:space="preserve"> </w:t>
      </w:r>
      <w:r>
        <w:t>breast cancer patients continued to increase from 2008 to 2017(</w:t>
      </w:r>
      <w:r>
        <w:fldChar w:fldCharType="begin"/>
      </w:r>
      <w:r>
        <w:instrText xml:space="preserve"> HYPERLINK \l "_bookmark30" </w:instrText>
      </w:r>
      <w:r>
        <w:fldChar w:fldCharType="separate"/>
      </w:r>
      <w:r>
        <w:t>24</w:t>
      </w:r>
      <w:r>
        <w:fldChar w:fldCharType="end"/>
      </w:r>
      <w:r>
        <w:t xml:space="preserve">).By contrast, </w:t>
      </w:r>
      <w:r>
        <w:rPr>
          <w:rFonts w:hint="eastAsia"/>
        </w:rPr>
        <w:t>Compared to these four features, other clinical characteristics investigated were not found to be significantly important.</w:t>
      </w:r>
      <w:r>
        <w:t xml:space="preserve"> </w:t>
      </w:r>
    </w:p>
    <w:p w14:paraId="2B027872">
      <w:pPr>
        <w:pStyle w:val="4"/>
        <w:spacing w:before="152" w:line="259" w:lineRule="auto"/>
        <w:ind w:left="174" w:right="138" w:firstLine="170"/>
      </w:pPr>
      <w:r>
        <w:rPr>
          <w:rFonts w:hint="eastAsia"/>
        </w:rPr>
        <w:t>To improve the method’s relevance in real-world clinical applications, causal inference should be integrated into both the model training and interpretability processes (25</w:t>
      </w:r>
      <w:del w:id="7" w:author="赵启帆" w:date="2025-12-23T20:37:53Z">
        <w:r>
          <w:rPr>
            <w:rFonts w:hint="eastAsia"/>
          </w:rPr>
          <w:delText>, 26, 27</w:delText>
        </w:r>
      </w:del>
      <w:r>
        <w:rPr>
          <w:rFonts w:hint="eastAsia"/>
        </w:rPr>
        <w:t>). Enhancing the clarity of feature attributions could involve embedding causal model assumptions and applying sample reweighting within the loss function. This strategy could then be evaluated against the performance of our current deep learning model (28, 25).</w:t>
      </w:r>
    </w:p>
    <w:p w14:paraId="18D37E57">
      <w:pPr>
        <w:pStyle w:val="4"/>
        <w:jc w:val="left"/>
        <w:rPr>
          <w:sz w:val="28"/>
        </w:rPr>
      </w:pPr>
    </w:p>
    <w:p w14:paraId="04A289AE">
      <w:pPr>
        <w:pStyle w:val="2"/>
        <w:numPr>
          <w:ilvl w:val="0"/>
          <w:numId w:val="4"/>
        </w:numPr>
        <w:tabs>
          <w:tab w:val="left" w:pos="531"/>
          <w:tab w:val="left" w:pos="532"/>
        </w:tabs>
        <w:spacing w:before="167"/>
        <w:ind w:left="531"/>
      </w:pPr>
      <w:bookmarkStart w:id="17" w:name="Conclusions"/>
      <w:bookmarkEnd w:id="17"/>
      <w:r>
        <w:rPr>
          <w:color w:val="231F20"/>
        </w:rPr>
        <w:t>CONCLUSIONS</w:t>
      </w:r>
    </w:p>
    <w:p w14:paraId="6A8882EB">
      <w:pPr>
        <w:pStyle w:val="4"/>
        <w:spacing w:before="264" w:line="259" w:lineRule="auto"/>
        <w:ind w:left="128" w:right="188"/>
        <w:rPr>
          <w:color w:val="00B0F0"/>
          <w:u w:val="single"/>
        </w:rPr>
      </w:pPr>
      <w:r>
        <w:rPr>
          <w:color w:val="00B0F0"/>
          <w:u w:val="single"/>
        </w:rPr>
        <w:pict>
          <v:line id="_x0000_s2053" o:spid="_x0000_s2053" o:spt="20" style="position:absolute;left:0pt;margin-left:507.3pt;margin-top:69pt;height:0pt;width:3.55pt;mso-position-horizontal-relative:page;z-index:-251650048;mso-width-relative:page;mso-height-relative:page;" coordsize="21600,21600">
            <v:path arrowok="t"/>
            <v:fill focussize="0,0"/>
            <v:stroke weight="0.398031496062992pt"/>
            <v:imagedata o:title=""/>
            <o:lock v:ext="edit"/>
          </v:line>
        </w:pict>
      </w:r>
      <w:r>
        <w:rPr>
          <w:color w:val="00B0F0"/>
          <w:spacing w:val="-15"/>
          <w:u w:val="single"/>
        </w:rPr>
        <w:t>We developed and externally validated machine learning models that accurately predict survival in patients with M1 breast cancer. Breast subtype, metastatic site and Surgery status are the most important factors for survival prediction among M1 breast cancer patients.The Breast subtype and Patients with metastasis at Bone may benefit from Surgery while metastasis at Brain, Lung and Liver do not.</w:t>
      </w:r>
    </w:p>
    <w:p w14:paraId="12135FBE">
      <w:pPr>
        <w:pStyle w:val="4"/>
        <w:jc w:val="left"/>
        <w:rPr>
          <w:ins w:id="8" w:author="Editor-Z" w:date="2025-12-18T16:06:00Z"/>
          <w:sz w:val="28"/>
        </w:rPr>
      </w:pPr>
    </w:p>
    <w:p w14:paraId="05736222">
      <w:pPr>
        <w:pStyle w:val="2"/>
        <w:spacing w:before="102"/>
        <w:ind w:left="174"/>
        <w:rPr>
          <w:ins w:id="9" w:author="Editor-Z" w:date="2025-12-18T16:06:00Z"/>
          <w:rFonts w:eastAsia="宋体"/>
          <w:color w:val="231F20"/>
          <w:lang w:eastAsia="zh-CN"/>
        </w:rPr>
      </w:pPr>
      <w:ins w:id="10" w:author="Editor-Z" w:date="2025-12-18T16:06:00Z">
        <w:r>
          <w:rPr>
            <w:rFonts w:hint="eastAsia" w:eastAsia="宋体"/>
            <w:color w:val="231F20"/>
            <w:lang w:eastAsia="zh-CN"/>
          </w:rPr>
          <w:t>ABBREVIATION</w:t>
        </w:r>
      </w:ins>
    </w:p>
    <w:p w14:paraId="36885AF7">
      <w:pPr>
        <w:pStyle w:val="2"/>
        <w:spacing w:before="102"/>
        <w:ind w:left="174"/>
        <w:rPr>
          <w:ins w:id="11" w:author="Editor-Z" w:date="2025-12-18T16:06:00Z"/>
          <w:rFonts w:ascii="Times New Roman" w:hAnsi="Times New Roman" w:eastAsia="Times New Roman" w:cs="Times New Roman"/>
          <w:b w:val="0"/>
          <w:bCs w:val="0"/>
          <w:spacing w:val="-20"/>
          <w:sz w:val="24"/>
          <w:szCs w:val="22"/>
          <w:lang w:eastAsia="zh-CN"/>
        </w:rPr>
      </w:pPr>
      <w:ins w:id="12" w:author="Editor-Z" w:date="2025-12-18T16:06:00Z">
        <w:r>
          <w:rPr>
            <w:rFonts w:ascii="Times New Roman" w:hAnsi="Times New Roman" w:eastAsia="Times New Roman" w:cs="Times New Roman"/>
            <w:b w:val="0"/>
            <w:bCs w:val="0"/>
            <w:spacing w:val="-20"/>
            <w:sz w:val="24"/>
            <w:szCs w:val="22"/>
            <w:lang w:eastAsia="zh-CN"/>
          </w:rPr>
          <w:t>overall survival(OS)</w:t>
        </w:r>
      </w:ins>
    </w:p>
    <w:p w14:paraId="28167A71">
      <w:pPr>
        <w:pStyle w:val="2"/>
        <w:spacing w:before="102"/>
        <w:ind w:left="174"/>
        <w:rPr>
          <w:ins w:id="13" w:author="Editor-Z" w:date="2025-12-18T16:06:00Z"/>
          <w:rFonts w:ascii="Times New Roman" w:hAnsi="Times New Roman" w:eastAsia="Times New Roman" w:cs="Times New Roman"/>
          <w:b w:val="0"/>
          <w:bCs w:val="0"/>
          <w:spacing w:val="-20"/>
          <w:sz w:val="24"/>
          <w:szCs w:val="22"/>
          <w:lang w:eastAsia="zh-CN"/>
        </w:rPr>
      </w:pPr>
      <w:ins w:id="14" w:author="Editor-Z" w:date="2025-12-18T16:06:00Z">
        <w:r>
          <w:rPr>
            <w:rFonts w:ascii="Times New Roman" w:hAnsi="Times New Roman" w:eastAsia="Times New Roman" w:cs="Times New Roman"/>
            <w:b w:val="0"/>
            <w:bCs w:val="0"/>
            <w:spacing w:val="-20"/>
            <w:sz w:val="24"/>
            <w:szCs w:val="22"/>
            <w:lang w:eastAsia="zh-CN"/>
          </w:rPr>
          <w:t>World</w:t>
        </w:r>
      </w:ins>
      <w:ins w:id="15"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16" w:author="Editor-Z" w:date="2025-12-18T16:06:00Z">
        <w:r>
          <w:rPr>
            <w:rFonts w:ascii="Times New Roman" w:hAnsi="Times New Roman" w:eastAsia="Times New Roman" w:cs="Times New Roman"/>
            <w:b w:val="0"/>
            <w:bCs w:val="0"/>
            <w:spacing w:val="-20"/>
            <w:sz w:val="24"/>
            <w:szCs w:val="22"/>
            <w:lang w:eastAsia="zh-CN"/>
          </w:rPr>
          <w:t xml:space="preserve"> Health </w:t>
        </w:r>
      </w:ins>
      <w:ins w:id="17"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18" w:author="Editor-Z" w:date="2025-12-18T16:06:00Z">
        <w:r>
          <w:rPr>
            <w:rFonts w:ascii="Times New Roman" w:hAnsi="Times New Roman" w:eastAsia="Times New Roman" w:cs="Times New Roman"/>
            <w:b w:val="0"/>
            <w:bCs w:val="0"/>
            <w:spacing w:val="-20"/>
            <w:sz w:val="24"/>
            <w:szCs w:val="22"/>
            <w:lang w:eastAsia="zh-CN"/>
          </w:rPr>
          <w:t>Organization’s</w:t>
        </w:r>
      </w:ins>
      <w:ins w:id="19"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20" w:author="Editor-Z" w:date="2025-12-18T16:06:00Z">
        <w:r>
          <w:rPr>
            <w:rFonts w:ascii="Times New Roman" w:hAnsi="Times New Roman" w:eastAsia="Times New Roman" w:cs="Times New Roman"/>
            <w:b w:val="0"/>
            <w:bCs w:val="0"/>
            <w:spacing w:val="-20"/>
            <w:sz w:val="24"/>
            <w:szCs w:val="22"/>
            <w:lang w:eastAsia="zh-CN"/>
          </w:rPr>
          <w:t xml:space="preserve"> International </w:t>
        </w:r>
      </w:ins>
      <w:ins w:id="21"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22" w:author="Editor-Z" w:date="2025-12-18T16:06:00Z">
        <w:r>
          <w:rPr>
            <w:rFonts w:ascii="Times New Roman" w:hAnsi="Times New Roman" w:eastAsia="Times New Roman" w:cs="Times New Roman"/>
            <w:b w:val="0"/>
            <w:bCs w:val="0"/>
            <w:spacing w:val="-20"/>
            <w:sz w:val="24"/>
            <w:szCs w:val="22"/>
            <w:lang w:eastAsia="zh-CN"/>
          </w:rPr>
          <w:t xml:space="preserve">Agency </w:t>
        </w:r>
      </w:ins>
      <w:ins w:id="23"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24" w:author="Editor-Z" w:date="2025-12-18T16:06:00Z">
        <w:r>
          <w:rPr>
            <w:rFonts w:ascii="Times New Roman" w:hAnsi="Times New Roman" w:eastAsia="Times New Roman" w:cs="Times New Roman"/>
            <w:b w:val="0"/>
            <w:bCs w:val="0"/>
            <w:spacing w:val="-20"/>
            <w:sz w:val="24"/>
            <w:szCs w:val="22"/>
            <w:lang w:eastAsia="zh-CN"/>
          </w:rPr>
          <w:t xml:space="preserve">for </w:t>
        </w:r>
      </w:ins>
      <w:ins w:id="25"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26" w:author="Editor-Z" w:date="2025-12-18T16:06:00Z">
        <w:r>
          <w:rPr>
            <w:rFonts w:ascii="Times New Roman" w:hAnsi="Times New Roman" w:eastAsia="Times New Roman" w:cs="Times New Roman"/>
            <w:b w:val="0"/>
            <w:bCs w:val="0"/>
            <w:spacing w:val="-20"/>
            <w:sz w:val="24"/>
            <w:szCs w:val="22"/>
            <w:lang w:eastAsia="zh-CN"/>
          </w:rPr>
          <w:t xml:space="preserve">Research on </w:t>
        </w:r>
      </w:ins>
      <w:ins w:id="27"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28" w:author="Editor-Z" w:date="2025-12-18T16:06:00Z">
        <w:r>
          <w:rPr>
            <w:rFonts w:ascii="Times New Roman" w:hAnsi="Times New Roman" w:eastAsia="Times New Roman" w:cs="Times New Roman"/>
            <w:b w:val="0"/>
            <w:bCs w:val="0"/>
            <w:spacing w:val="-20"/>
            <w:sz w:val="24"/>
            <w:szCs w:val="22"/>
            <w:lang w:eastAsia="zh-CN"/>
          </w:rPr>
          <w:t>Cancer (IARC)</w:t>
        </w:r>
      </w:ins>
    </w:p>
    <w:p w14:paraId="01640A2F">
      <w:pPr>
        <w:pStyle w:val="2"/>
        <w:spacing w:before="102"/>
        <w:ind w:left="174"/>
        <w:rPr>
          <w:ins w:id="29" w:author="Editor-Z" w:date="2025-12-18T16:06:00Z"/>
          <w:rFonts w:ascii="Times New Roman" w:hAnsi="Times New Roman" w:eastAsia="Times New Roman" w:cs="Times New Roman"/>
          <w:b w:val="0"/>
          <w:bCs w:val="0"/>
          <w:spacing w:val="-20"/>
          <w:sz w:val="24"/>
          <w:szCs w:val="22"/>
          <w:lang w:eastAsia="zh-CN"/>
        </w:rPr>
      </w:pPr>
      <w:ins w:id="30" w:author="Editor-Z" w:date="2025-12-18T16:06:00Z">
        <w:r>
          <w:rPr>
            <w:rFonts w:ascii="Times New Roman" w:hAnsi="Times New Roman" w:eastAsia="Times New Roman" w:cs="Times New Roman"/>
            <w:b w:val="0"/>
            <w:bCs w:val="0"/>
            <w:spacing w:val="-20"/>
            <w:sz w:val="24"/>
            <w:szCs w:val="22"/>
            <w:lang w:eastAsia="zh-CN"/>
          </w:rPr>
          <w:t>Metastatic (M1)</w:t>
        </w:r>
      </w:ins>
      <w:ins w:id="31"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32" w:author="Editor-Z" w:date="2025-12-18T16:06:00Z">
        <w:r>
          <w:rPr>
            <w:rFonts w:ascii="Times New Roman" w:hAnsi="Times New Roman" w:eastAsia="Times New Roman" w:cs="Times New Roman"/>
            <w:b w:val="0"/>
            <w:bCs w:val="0"/>
            <w:spacing w:val="-20"/>
            <w:sz w:val="24"/>
            <w:szCs w:val="22"/>
            <w:lang w:eastAsia="zh-CN"/>
          </w:rPr>
          <w:t xml:space="preserve"> breast </w:t>
        </w:r>
      </w:ins>
      <w:ins w:id="33"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34" w:author="Editor-Z" w:date="2025-12-18T16:06:00Z">
        <w:r>
          <w:rPr>
            <w:rFonts w:ascii="Times New Roman" w:hAnsi="Times New Roman" w:eastAsia="Times New Roman" w:cs="Times New Roman"/>
            <w:b w:val="0"/>
            <w:bCs w:val="0"/>
            <w:spacing w:val="-20"/>
            <w:sz w:val="24"/>
            <w:szCs w:val="22"/>
            <w:lang w:eastAsia="zh-CN"/>
          </w:rPr>
          <w:t>cancer (MBC)</w:t>
        </w:r>
      </w:ins>
    </w:p>
    <w:p w14:paraId="75E76B56">
      <w:pPr>
        <w:pStyle w:val="2"/>
        <w:spacing w:before="102"/>
        <w:ind w:left="174"/>
        <w:rPr>
          <w:ins w:id="35" w:author="Editor-Z" w:date="2025-12-18T16:06:00Z"/>
          <w:rFonts w:ascii="Times New Roman" w:hAnsi="Times New Roman" w:eastAsia="Times New Roman" w:cs="Times New Roman"/>
          <w:b w:val="0"/>
          <w:bCs w:val="0"/>
          <w:spacing w:val="-20"/>
          <w:sz w:val="24"/>
          <w:szCs w:val="22"/>
          <w:lang w:eastAsia="zh-CN"/>
        </w:rPr>
      </w:pPr>
      <w:ins w:id="36" w:author="Editor-Z" w:date="2025-12-18T16:06:00Z">
        <w:r>
          <w:rPr>
            <w:rFonts w:ascii="Times New Roman" w:hAnsi="Times New Roman" w:eastAsia="Times New Roman" w:cs="Times New Roman"/>
            <w:b w:val="0"/>
            <w:bCs w:val="0"/>
            <w:spacing w:val="-20"/>
            <w:sz w:val="24"/>
            <w:szCs w:val="22"/>
            <w:lang w:eastAsia="zh-CN"/>
          </w:rPr>
          <w:t xml:space="preserve">concordance </w:t>
        </w:r>
      </w:ins>
      <w:ins w:id="37"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38" w:author="Editor-Z" w:date="2025-12-18T16:06:00Z">
        <w:r>
          <w:rPr>
            <w:rFonts w:ascii="Times New Roman" w:hAnsi="Times New Roman" w:eastAsia="Times New Roman" w:cs="Times New Roman"/>
            <w:b w:val="0"/>
            <w:bCs w:val="0"/>
            <w:spacing w:val="-20"/>
            <w:sz w:val="24"/>
            <w:szCs w:val="22"/>
            <w:lang w:eastAsia="zh-CN"/>
          </w:rPr>
          <w:t>index (C</w:t>
        </w:r>
        <w:r>
          <w:rPr>
            <w:rFonts w:ascii="Times New Roman" w:hAnsi="Times New Roman" w:eastAsia="Times New Roman" w:cs="Times New Roman"/>
            <w:b w:val="0"/>
            <w:bCs w:val="0"/>
            <w:spacing w:val="-20"/>
            <w:sz w:val="24"/>
            <w:szCs w:val="22"/>
            <w:lang w:eastAsia="zh-CN"/>
          </w:rPr>
          <w:noBreakHyphen/>
        </w:r>
        <w:r>
          <w:rPr>
            <w:rFonts w:ascii="Times New Roman" w:hAnsi="Times New Roman" w:eastAsia="Times New Roman" w:cs="Times New Roman"/>
            <w:b w:val="0"/>
            <w:bCs w:val="0"/>
            <w:spacing w:val="-20"/>
            <w:sz w:val="24"/>
            <w:szCs w:val="22"/>
            <w:lang w:eastAsia="zh-CN"/>
          </w:rPr>
          <w:t>index)</w:t>
        </w:r>
      </w:ins>
    </w:p>
    <w:p w14:paraId="4A0DC046">
      <w:pPr>
        <w:pStyle w:val="2"/>
        <w:spacing w:before="102"/>
        <w:ind w:left="174"/>
        <w:rPr>
          <w:ins w:id="39" w:author="Editor-Z" w:date="2025-12-18T16:06:00Z"/>
          <w:rFonts w:ascii="Times New Roman" w:hAnsi="Times New Roman" w:eastAsia="Times New Roman" w:cs="Times New Roman"/>
          <w:b w:val="0"/>
          <w:bCs w:val="0"/>
          <w:spacing w:val="-20"/>
          <w:sz w:val="24"/>
          <w:szCs w:val="22"/>
          <w:lang w:eastAsia="zh-CN"/>
        </w:rPr>
      </w:pPr>
      <w:ins w:id="40" w:author="Editor-Z" w:date="2025-12-18T16:06:00Z">
        <w:r>
          <w:rPr>
            <w:rFonts w:ascii="Times New Roman" w:hAnsi="Times New Roman" w:eastAsia="Times New Roman" w:cs="Times New Roman"/>
            <w:b w:val="0"/>
            <w:bCs w:val="0"/>
            <w:spacing w:val="-20"/>
            <w:sz w:val="24"/>
            <w:szCs w:val="22"/>
            <w:lang w:eastAsia="zh-CN"/>
          </w:rPr>
          <w:t xml:space="preserve">breast-cancer–specific </w:t>
        </w:r>
      </w:ins>
      <w:ins w:id="41"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42" w:author="Editor-Z" w:date="2025-12-18T16:06:00Z">
        <w:r>
          <w:rPr>
            <w:rFonts w:ascii="Times New Roman" w:hAnsi="Times New Roman" w:eastAsia="Times New Roman" w:cs="Times New Roman"/>
            <w:b w:val="0"/>
            <w:bCs w:val="0"/>
            <w:spacing w:val="-20"/>
            <w:sz w:val="24"/>
            <w:szCs w:val="22"/>
            <w:lang w:eastAsia="zh-CN"/>
          </w:rPr>
          <w:t>survival (BCSS)</w:t>
        </w:r>
      </w:ins>
    </w:p>
    <w:p w14:paraId="0C961061">
      <w:pPr>
        <w:pStyle w:val="2"/>
        <w:spacing w:before="102"/>
        <w:ind w:left="174"/>
        <w:rPr>
          <w:ins w:id="43" w:author="Editor-Z" w:date="2025-12-18T16:06:00Z"/>
          <w:rFonts w:ascii="Times New Roman" w:hAnsi="Times New Roman" w:eastAsia="Times New Roman" w:cs="Times New Roman"/>
          <w:b w:val="0"/>
          <w:bCs w:val="0"/>
          <w:spacing w:val="-20"/>
          <w:sz w:val="24"/>
          <w:szCs w:val="22"/>
          <w:lang w:eastAsia="zh-CN"/>
        </w:rPr>
      </w:pPr>
      <w:ins w:id="44" w:author="Editor-Z" w:date="2025-12-18T16:06:00Z">
        <w:r>
          <w:rPr>
            <w:rFonts w:ascii="Times New Roman" w:hAnsi="Times New Roman" w:eastAsia="Times New Roman" w:cs="Times New Roman"/>
            <w:b w:val="0"/>
            <w:bCs w:val="0"/>
            <w:spacing w:val="-20"/>
            <w:sz w:val="24"/>
            <w:szCs w:val="22"/>
            <w:lang w:eastAsia="zh-CN"/>
          </w:rPr>
          <w:t xml:space="preserve">Rectified </w:t>
        </w:r>
      </w:ins>
      <w:ins w:id="45"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46" w:author="Editor-Z" w:date="2025-12-18T16:06:00Z">
        <w:r>
          <w:rPr>
            <w:rFonts w:ascii="Times New Roman" w:hAnsi="Times New Roman" w:eastAsia="Times New Roman" w:cs="Times New Roman"/>
            <w:b w:val="0"/>
            <w:bCs w:val="0"/>
            <w:spacing w:val="-20"/>
            <w:sz w:val="24"/>
            <w:szCs w:val="22"/>
            <w:lang w:eastAsia="zh-CN"/>
          </w:rPr>
          <w:t xml:space="preserve">Linear Unit (ReLU) </w:t>
        </w:r>
      </w:ins>
    </w:p>
    <w:p w14:paraId="73FF0FA2">
      <w:pPr>
        <w:pStyle w:val="2"/>
        <w:spacing w:before="102"/>
        <w:ind w:left="174"/>
        <w:rPr>
          <w:ins w:id="47" w:author="Editor-Z" w:date="2025-12-18T16:06:00Z"/>
          <w:rFonts w:ascii="Times New Roman" w:hAnsi="Times New Roman" w:eastAsia="Times New Roman" w:cs="Times New Roman"/>
          <w:b w:val="0"/>
          <w:bCs w:val="0"/>
          <w:spacing w:val="-20"/>
          <w:sz w:val="24"/>
          <w:szCs w:val="22"/>
          <w:lang w:eastAsia="zh-CN"/>
        </w:rPr>
      </w:pPr>
      <w:ins w:id="48" w:author="Editor-Z" w:date="2025-12-18T16:06:00Z">
        <w:r>
          <w:rPr>
            <w:rFonts w:ascii="Times New Roman" w:hAnsi="Times New Roman" w:eastAsia="Times New Roman" w:cs="Times New Roman"/>
            <w:b w:val="0"/>
            <w:bCs w:val="0"/>
            <w:spacing w:val="-20"/>
            <w:sz w:val="24"/>
            <w:szCs w:val="22"/>
            <w:lang w:eastAsia="zh-CN"/>
          </w:rPr>
          <w:t xml:space="preserve"> Propensity </w:t>
        </w:r>
      </w:ins>
      <w:ins w:id="49"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50" w:author="Editor-Z" w:date="2025-12-18T16:06:00Z">
        <w:r>
          <w:rPr>
            <w:rFonts w:ascii="Times New Roman" w:hAnsi="Times New Roman" w:eastAsia="Times New Roman" w:cs="Times New Roman"/>
            <w:b w:val="0"/>
            <w:bCs w:val="0"/>
            <w:spacing w:val="-20"/>
            <w:sz w:val="24"/>
            <w:szCs w:val="22"/>
            <w:lang w:eastAsia="zh-CN"/>
          </w:rPr>
          <w:t xml:space="preserve">score </w:t>
        </w:r>
      </w:ins>
      <w:ins w:id="51" w:author="Editor-Z" w:date="2025-12-18T16:06:00Z">
        <w:r>
          <w:rPr>
            <w:rFonts w:hint="eastAsia" w:ascii="Times New Roman" w:hAnsi="Times New Roman" w:eastAsia="Times New Roman" w:cs="Times New Roman"/>
            <w:b w:val="0"/>
            <w:bCs w:val="0"/>
            <w:spacing w:val="-20"/>
            <w:sz w:val="24"/>
            <w:szCs w:val="22"/>
            <w:lang w:eastAsia="zh-CN"/>
          </w:rPr>
          <w:t xml:space="preserve"> </w:t>
        </w:r>
      </w:ins>
      <w:ins w:id="52" w:author="Editor-Z" w:date="2025-12-18T16:06:00Z">
        <w:r>
          <w:rPr>
            <w:rFonts w:ascii="Times New Roman" w:hAnsi="Times New Roman" w:eastAsia="Times New Roman" w:cs="Times New Roman"/>
            <w:b w:val="0"/>
            <w:bCs w:val="0"/>
            <w:spacing w:val="-20"/>
            <w:sz w:val="24"/>
            <w:szCs w:val="22"/>
            <w:lang w:eastAsia="zh-CN"/>
          </w:rPr>
          <w:t>matching (PSM)</w:t>
        </w:r>
      </w:ins>
    </w:p>
    <w:p w14:paraId="1364C05C">
      <w:pPr>
        <w:pStyle w:val="4"/>
        <w:jc w:val="left"/>
        <w:rPr>
          <w:sz w:val="28"/>
        </w:rPr>
      </w:pPr>
    </w:p>
    <w:p w14:paraId="0C4CC4DB">
      <w:pPr>
        <w:pStyle w:val="2"/>
        <w:spacing w:before="167"/>
      </w:pPr>
      <w:r>
        <w:rPr>
          <w:color w:val="231F20"/>
        </w:rPr>
        <w:t>ETHICS STATEMENT</w:t>
      </w:r>
    </w:p>
    <w:p w14:paraId="1A7F24E5">
      <w:pPr>
        <w:pStyle w:val="4"/>
        <w:spacing w:before="264" w:line="259" w:lineRule="auto"/>
        <w:ind w:left="120" w:right="192"/>
      </w:pPr>
      <w:ins w:id="53" w:author="Editor-Z" w:date="2025-12-18T16:03:00Z">
        <w:r>
          <w:rPr>
            <w:rFonts w:eastAsia="楷体"/>
          </w:rPr>
          <w:t xml:space="preserve">The study was conducted in accordance with the Declaration of Helsinki and its subsequent amendments. The study was approved by </w:t>
        </w:r>
      </w:ins>
      <w:ins w:id="54" w:author="Editor-Z" w:date="2025-12-18T16:03:00Z">
        <w:r>
          <w:rPr>
            <w:rFonts w:hint="eastAsia" w:eastAsia="楷体"/>
            <w:lang w:eastAsia="zh-CN"/>
          </w:rPr>
          <w:t>the</w:t>
        </w:r>
      </w:ins>
      <w:ins w:id="55" w:author="Editor-Z" w:date="2025-12-18T16:03:00Z">
        <w:r>
          <w:rPr>
            <w:rFonts w:hint="eastAsia" w:eastAsia="楷体"/>
          </w:rPr>
          <w:t xml:space="preserve"> </w:t>
        </w:r>
      </w:ins>
      <w:ins w:id="56" w:author="Editor-Z" w:date="2025-12-18T16:03:00Z">
        <w:r>
          <w:rPr>
            <w:rFonts w:eastAsia="楷体"/>
          </w:rPr>
          <w:t>Medical Ethics Committee of Shaanxi Provincial People’s Hospital</w:t>
        </w:r>
      </w:ins>
      <w:ins w:id="57" w:author="Editor-Z" w:date="2025-12-18T16:03:00Z">
        <w:r>
          <w:rPr>
            <w:rFonts w:eastAsia="楷体"/>
            <w:color w:val="FF0000"/>
          </w:rPr>
          <w:t xml:space="preserve"> (</w:t>
        </w:r>
      </w:ins>
      <w:ins w:id="58" w:author="赵启帆" w:date="2025-12-24T10:41:58Z">
        <w:r>
          <w:rPr>
            <w:rFonts w:ascii="Times New Roman" w:hAnsi="Times New Roman" w:cs="Times New Roman"/>
            <w:sz w:val="24"/>
          </w:rPr>
          <w:t>No. 2024-R703</w:t>
        </w:r>
      </w:ins>
      <w:ins w:id="59" w:author="Editor-Z" w:date="2025-12-18T16:03:00Z">
        <w:del w:id="60" w:author="赵启帆" w:date="2025-12-24T10:41:58Z">
          <w:r>
            <w:rPr>
              <w:rFonts w:eastAsia="楷体"/>
              <w:color w:val="FF0000"/>
            </w:rPr>
            <w:delText xml:space="preserve">No. </w:delText>
          </w:r>
        </w:del>
      </w:ins>
      <w:ins w:id="61" w:author="Editor-Z" w:date="2025-12-18T16:03:00Z">
        <w:del w:id="62" w:author="赵启帆" w:date="2025-12-24T10:41:58Z">
          <w:r>
            <w:rPr/>
            <w:delText>SPPH-LLBG-17-3.2</w:delText>
          </w:r>
        </w:del>
      </w:ins>
      <w:ins w:id="63" w:author="Editor-Z" w:date="2025-12-18T16:03:00Z">
        <w:r>
          <w:rPr>
            <w:rFonts w:eastAsia="楷体"/>
            <w:color w:val="000000" w:themeColor="text1"/>
          </w:rPr>
          <w:t>). The participants provided their written informed consent to participate in this study.</w:t>
        </w:r>
      </w:ins>
    </w:p>
    <w:p w14:paraId="507FBB36">
      <w:pPr>
        <w:pStyle w:val="4"/>
        <w:jc w:val="left"/>
        <w:rPr>
          <w:sz w:val="28"/>
        </w:rPr>
      </w:pPr>
    </w:p>
    <w:p w14:paraId="4F3DF2E3">
      <w:pPr>
        <w:pStyle w:val="2"/>
        <w:spacing w:before="167"/>
      </w:pPr>
      <w:r>
        <w:rPr>
          <w:color w:val="231F20"/>
        </w:rPr>
        <w:t>CONFLICT OF INTEREST STATEMENT</w:t>
      </w:r>
    </w:p>
    <w:p w14:paraId="169BDA5D">
      <w:pPr>
        <w:pStyle w:val="4"/>
        <w:spacing w:before="264" w:line="259" w:lineRule="auto"/>
        <w:ind w:left="128" w:right="192" w:hanging="8"/>
      </w:pPr>
      <w:r>
        <w:t>The authors declare that the research was conducted in the absence of any commercial or financial relationships that could be construed as a potential conflict of interest.</w:t>
      </w:r>
    </w:p>
    <w:p w14:paraId="7414EAD6">
      <w:pPr>
        <w:pStyle w:val="4"/>
        <w:jc w:val="left"/>
        <w:rPr>
          <w:sz w:val="28"/>
        </w:rPr>
      </w:pPr>
    </w:p>
    <w:p w14:paraId="618217C4">
      <w:pPr>
        <w:pStyle w:val="2"/>
        <w:spacing w:before="164"/>
      </w:pPr>
      <w:r>
        <w:rPr>
          <w:color w:val="231F20"/>
        </w:rPr>
        <w:t>AUTHOR CONTRIBUTIONS</w:t>
      </w:r>
    </w:p>
    <w:p w14:paraId="56D695FD">
      <w:pPr>
        <w:pStyle w:val="4"/>
        <w:spacing w:before="264" w:line="259" w:lineRule="auto"/>
        <w:ind w:left="128" w:right="184"/>
      </w:pPr>
      <w:r>
        <w:t>LJ</w:t>
      </w:r>
      <w:r>
        <w:rPr>
          <w:spacing w:val="-5"/>
        </w:rPr>
        <w:t xml:space="preserve"> </w:t>
      </w:r>
      <w:r>
        <w:t>and</w:t>
      </w:r>
      <w:r>
        <w:rPr>
          <w:spacing w:val="-5"/>
        </w:rPr>
        <w:t xml:space="preserve"> </w:t>
      </w:r>
      <w:r>
        <w:t>QZ</w:t>
      </w:r>
      <w:r>
        <w:rPr>
          <w:spacing w:val="-4"/>
        </w:rPr>
        <w:t xml:space="preserve"> </w:t>
      </w:r>
      <w:r>
        <w:t>designed</w:t>
      </w:r>
      <w:r>
        <w:rPr>
          <w:spacing w:val="-5"/>
        </w:rPr>
        <w:t xml:space="preserve"> </w:t>
      </w:r>
      <w:r>
        <w:t>the</w:t>
      </w:r>
      <w:r>
        <w:rPr>
          <w:spacing w:val="-4"/>
        </w:rPr>
        <w:t xml:space="preserve"> </w:t>
      </w:r>
      <w:r>
        <w:t>research.</w:t>
      </w:r>
      <w:r>
        <w:rPr>
          <w:spacing w:val="-5"/>
        </w:rPr>
        <w:t xml:space="preserve"> </w:t>
      </w:r>
      <w:r>
        <w:t>LJ</w:t>
      </w:r>
      <w:r>
        <w:rPr>
          <w:spacing w:val="-4"/>
        </w:rPr>
        <w:t xml:space="preserve"> </w:t>
      </w:r>
      <w:r>
        <w:t>collected</w:t>
      </w:r>
      <w:r>
        <w:rPr>
          <w:spacing w:val="-5"/>
        </w:rPr>
        <w:t xml:space="preserve"> </w:t>
      </w:r>
      <w:r>
        <w:t>the</w:t>
      </w:r>
      <w:r>
        <w:rPr>
          <w:spacing w:val="-4"/>
        </w:rPr>
        <w:t xml:space="preserve"> </w:t>
      </w:r>
      <w:r>
        <w:t>training</w:t>
      </w:r>
      <w:r>
        <w:rPr>
          <w:spacing w:val="-5"/>
        </w:rPr>
        <w:t xml:space="preserve"> </w:t>
      </w:r>
      <w:r>
        <w:t>and</w:t>
      </w:r>
      <w:r>
        <w:rPr>
          <w:spacing w:val="-4"/>
        </w:rPr>
        <w:t xml:space="preserve"> </w:t>
      </w:r>
      <w:r>
        <w:t>testing</w:t>
      </w:r>
      <w:r>
        <w:rPr>
          <w:spacing w:val="-5"/>
        </w:rPr>
        <w:t xml:space="preserve"> </w:t>
      </w:r>
      <w:r>
        <w:t>dataset.</w:t>
      </w:r>
      <w:r>
        <w:rPr>
          <w:spacing w:val="-4"/>
        </w:rPr>
        <w:t xml:space="preserve"> </w:t>
      </w:r>
      <w:r>
        <w:t>QZ</w:t>
      </w:r>
      <w:r>
        <w:rPr>
          <w:spacing w:val="-5"/>
        </w:rPr>
        <w:t xml:space="preserve"> </w:t>
      </w:r>
      <w:r>
        <w:t>trained</w:t>
      </w:r>
      <w:r>
        <w:rPr>
          <w:spacing w:val="-5"/>
        </w:rPr>
        <w:t xml:space="preserve"> </w:t>
      </w:r>
      <w:r>
        <w:t>the</w:t>
      </w:r>
      <w:r>
        <w:rPr>
          <w:spacing w:val="-4"/>
        </w:rPr>
        <w:t xml:space="preserve"> </w:t>
      </w:r>
      <w:r>
        <w:t>models</w:t>
      </w:r>
      <w:r>
        <w:rPr>
          <w:spacing w:val="-5"/>
        </w:rPr>
        <w:t xml:space="preserve"> </w:t>
      </w:r>
      <w:r>
        <w:t xml:space="preserve">and analyzed the model. LJ and QZ wrote the manuscript. </w:t>
      </w:r>
      <w:r>
        <w:rPr>
          <w:spacing w:val="-7"/>
        </w:rPr>
        <w:t xml:space="preserve">SF, </w:t>
      </w:r>
      <w:r>
        <w:t xml:space="preserve">FC, </w:t>
      </w:r>
      <w:r>
        <w:rPr>
          <w:spacing w:val="-3"/>
        </w:rPr>
        <w:t xml:space="preserve">JW,DM,XZ </w:t>
      </w:r>
      <w:r>
        <w:t>and YZ edited and critically revised the manuscript in regard to important intellectual content. All authors read and approved the manuscript.</w:t>
      </w:r>
    </w:p>
    <w:p w14:paraId="0144F84F">
      <w:pPr>
        <w:spacing w:line="259" w:lineRule="auto"/>
        <w:sectPr>
          <w:pgSz w:w="11910" w:h="16840"/>
          <w:pgMar w:top="1180" w:right="760" w:bottom="1220" w:left="780" w:header="775" w:footer="1033" w:gutter="0"/>
          <w:lnNumType w:countBy="1" w:restart="continuous"/>
          <w:cols w:space="720" w:num="1"/>
        </w:sectPr>
      </w:pPr>
    </w:p>
    <w:p w14:paraId="4DF6A9AB">
      <w:pPr>
        <w:pStyle w:val="4"/>
        <w:spacing w:before="1"/>
        <w:jc w:val="left"/>
        <w:rPr>
          <w:sz w:val="14"/>
        </w:rPr>
      </w:pPr>
    </w:p>
    <w:p w14:paraId="0AD7DD17">
      <w:pPr>
        <w:pStyle w:val="2"/>
        <w:spacing w:before="102"/>
        <w:ind w:left="174"/>
      </w:pPr>
      <w:r>
        <w:rPr>
          <w:color w:val="231F20"/>
        </w:rPr>
        <w:t>FUNDING</w:t>
      </w:r>
    </w:p>
    <w:p w14:paraId="164983BD">
      <w:pPr>
        <w:pStyle w:val="4"/>
        <w:spacing w:before="214" w:line="259" w:lineRule="auto"/>
        <w:ind w:left="160" w:right="107" w:firstLine="6"/>
      </w:pPr>
      <w:r>
        <w:t xml:space="preserve">This research was </w:t>
      </w:r>
      <w:ins w:id="64" w:author="Editor-Z" w:date="2025-12-18T16:05:00Z">
        <w:r>
          <w:rPr/>
          <w:t xml:space="preserve">supported </w:t>
        </w:r>
      </w:ins>
      <w:r>
        <w:t>by grant</w:t>
      </w:r>
      <w:ins w:id="65" w:author="Editor-Z" w:date="2025-12-18T16:05:00Z">
        <w:r>
          <w:rPr/>
          <w:t>s</w:t>
        </w:r>
      </w:ins>
      <w:r>
        <w:t xml:space="preserve"> from The Science and Technology Elite </w:t>
      </w:r>
      <w:r>
        <w:rPr>
          <w:spacing w:val="-4"/>
        </w:rPr>
        <w:t xml:space="preserve">Talent </w:t>
      </w:r>
      <w:r>
        <w:t xml:space="preserve">Project of Shaanxi Provincial People’s Hospital </w:t>
      </w:r>
      <w:r>
        <w:rPr>
          <w:spacing w:val="-3"/>
        </w:rPr>
        <w:t>(</w:t>
      </w:r>
      <w:ins w:id="66" w:author="Editor-Z" w:date="2025-12-18T16:04:00Z">
        <w:r>
          <w:rPr>
            <w:spacing w:val="-3"/>
          </w:rPr>
          <w:t xml:space="preserve">No. </w:t>
        </w:r>
      </w:ins>
      <w:r>
        <w:rPr>
          <w:spacing w:val="-3"/>
        </w:rPr>
        <w:t xml:space="preserve">2021JY-39) </w:t>
      </w:r>
      <w:r>
        <w:t>,The Science and Technology Development Incubation Fund project</w:t>
      </w:r>
      <w:r>
        <w:rPr>
          <w:spacing w:val="-11"/>
        </w:rPr>
        <w:t xml:space="preserve"> </w:t>
      </w:r>
      <w:r>
        <w:t>of</w:t>
      </w:r>
      <w:r>
        <w:rPr>
          <w:spacing w:val="-11"/>
        </w:rPr>
        <w:t xml:space="preserve"> </w:t>
      </w:r>
      <w:r>
        <w:t>Shaanxi</w:t>
      </w:r>
      <w:r>
        <w:rPr>
          <w:spacing w:val="-10"/>
        </w:rPr>
        <w:t xml:space="preserve"> </w:t>
      </w:r>
      <w:r>
        <w:t>Provincial</w:t>
      </w:r>
      <w:r>
        <w:rPr>
          <w:spacing w:val="-11"/>
        </w:rPr>
        <w:t xml:space="preserve"> </w:t>
      </w:r>
      <w:r>
        <w:t>People’s</w:t>
      </w:r>
      <w:r>
        <w:rPr>
          <w:spacing w:val="-10"/>
        </w:rPr>
        <w:t xml:space="preserve"> </w:t>
      </w:r>
      <w:r>
        <w:t>Hospital(</w:t>
      </w:r>
      <w:ins w:id="67" w:author="Editor-Z" w:date="2025-12-18T16:04:00Z">
        <w:r>
          <w:rPr/>
          <w:t xml:space="preserve">Nos. </w:t>
        </w:r>
      </w:ins>
      <w:r>
        <w:t>2020YXM-05</w:t>
      </w:r>
      <w:ins w:id="68" w:author="Editor-Z" w:date="2025-12-18T16:04:00Z">
        <w:r>
          <w:rPr/>
          <w:t xml:space="preserve"> and </w:t>
        </w:r>
      </w:ins>
      <w:r>
        <w:t>2023YJY-35),</w:t>
      </w:r>
      <w:ins w:id="69" w:author="Editor-Z" w:date="2025-12-18T16:04:00Z">
        <w:r>
          <w:rPr/>
          <w:t xml:space="preserve"> </w:t>
        </w:r>
      </w:ins>
      <w:r>
        <w:t>Natural</w:t>
      </w:r>
      <w:r>
        <w:rPr>
          <w:spacing w:val="-11"/>
        </w:rPr>
        <w:t xml:space="preserve"> </w:t>
      </w:r>
      <w:r>
        <w:t>Science</w:t>
      </w:r>
      <w:r>
        <w:rPr>
          <w:spacing w:val="-10"/>
        </w:rPr>
        <w:t xml:space="preserve"> </w:t>
      </w:r>
      <w:r>
        <w:t>Foundation of</w:t>
      </w:r>
      <w:r>
        <w:rPr>
          <w:spacing w:val="-12"/>
        </w:rPr>
        <w:t xml:space="preserve"> </w:t>
      </w:r>
      <w:r>
        <w:t>Shaanxi</w:t>
      </w:r>
      <w:r>
        <w:rPr>
          <w:spacing w:val="-12"/>
        </w:rPr>
        <w:t xml:space="preserve"> </w:t>
      </w:r>
      <w:r>
        <w:t>Province(</w:t>
      </w:r>
      <w:ins w:id="70" w:author="Editor-Z" w:date="2025-12-18T16:04:00Z">
        <w:r>
          <w:rPr/>
          <w:t xml:space="preserve">No. </w:t>
        </w:r>
      </w:ins>
      <w:r>
        <w:t>2024JC-YBQN-0988)</w:t>
      </w:r>
      <w:r>
        <w:rPr>
          <w:spacing w:val="-12"/>
        </w:rPr>
        <w:t xml:space="preserve"> </w:t>
      </w:r>
      <w:r>
        <w:t>and</w:t>
      </w:r>
      <w:r>
        <w:rPr>
          <w:spacing w:val="-12"/>
        </w:rPr>
        <w:t xml:space="preserve"> </w:t>
      </w:r>
      <w:r>
        <w:t>Xi’an</w:t>
      </w:r>
      <w:r>
        <w:rPr>
          <w:spacing w:val="-12"/>
        </w:rPr>
        <w:t xml:space="preserve"> </w:t>
      </w:r>
      <w:r>
        <w:t>Science</w:t>
      </w:r>
      <w:r>
        <w:rPr>
          <w:spacing w:val="-12"/>
        </w:rPr>
        <w:t xml:space="preserve"> </w:t>
      </w:r>
      <w:r>
        <w:t>and</w:t>
      </w:r>
      <w:r>
        <w:rPr>
          <w:spacing w:val="-12"/>
        </w:rPr>
        <w:t xml:space="preserve"> </w:t>
      </w:r>
      <w:r>
        <w:t>Technology</w:t>
      </w:r>
      <w:r>
        <w:rPr>
          <w:spacing w:val="-12"/>
        </w:rPr>
        <w:t xml:space="preserve"> </w:t>
      </w:r>
      <w:r>
        <w:t>Planning</w:t>
      </w:r>
      <w:r>
        <w:rPr>
          <w:spacing w:val="-12"/>
        </w:rPr>
        <w:t xml:space="preserve"> </w:t>
      </w:r>
      <w:r>
        <w:t>project</w:t>
      </w:r>
      <w:r>
        <w:rPr>
          <w:spacing w:val="-12"/>
        </w:rPr>
        <w:t xml:space="preserve"> </w:t>
      </w:r>
      <w:r>
        <w:t>(</w:t>
      </w:r>
      <w:ins w:id="71" w:author="Editor-Z" w:date="2025-12-18T16:04:00Z">
        <w:r>
          <w:rPr/>
          <w:t xml:space="preserve">No. </w:t>
        </w:r>
      </w:ins>
      <w:r>
        <w:t>2022JH- YBYJ-0170).</w:t>
      </w:r>
    </w:p>
    <w:p w14:paraId="1D4FAEF9">
      <w:pPr>
        <w:pStyle w:val="4"/>
        <w:spacing w:before="9"/>
        <w:jc w:val="left"/>
        <w:rPr>
          <w:sz w:val="31"/>
        </w:rPr>
      </w:pPr>
    </w:p>
    <w:p w14:paraId="14F83A9C">
      <w:pPr>
        <w:pStyle w:val="2"/>
        <w:ind w:left="174"/>
      </w:pPr>
      <w:r>
        <w:rPr>
          <w:color w:val="231F20"/>
        </w:rPr>
        <w:t>DATA AVAILABILITY STATEMENT</w:t>
      </w:r>
    </w:p>
    <w:p w14:paraId="11ED3656">
      <w:pPr>
        <w:pStyle w:val="4"/>
        <w:spacing w:before="214" w:line="242" w:lineRule="auto"/>
        <w:ind w:left="174" w:right="117" w:hanging="8"/>
      </w:pPr>
      <w:r>
        <w:t>The</w:t>
      </w:r>
      <w:r>
        <w:rPr>
          <w:spacing w:val="-20"/>
        </w:rPr>
        <w:t xml:space="preserve"> </w:t>
      </w:r>
      <w:r>
        <w:t>datasets</w:t>
      </w:r>
      <w:r>
        <w:rPr>
          <w:spacing w:val="-19"/>
        </w:rPr>
        <w:t xml:space="preserve"> </w:t>
      </w:r>
      <w:r>
        <w:t>analyzed</w:t>
      </w:r>
      <w:r>
        <w:rPr>
          <w:spacing w:val="-20"/>
        </w:rPr>
        <w:t xml:space="preserve"> </w:t>
      </w:r>
      <w:r>
        <w:t>for</w:t>
      </w:r>
      <w:r>
        <w:rPr>
          <w:spacing w:val="-19"/>
        </w:rPr>
        <w:t xml:space="preserve"> </w:t>
      </w:r>
      <w:r>
        <w:t>this</w:t>
      </w:r>
      <w:r>
        <w:rPr>
          <w:spacing w:val="-20"/>
        </w:rPr>
        <w:t xml:space="preserve"> </w:t>
      </w:r>
      <w:r>
        <w:t>study</w:t>
      </w:r>
      <w:r>
        <w:rPr>
          <w:spacing w:val="-19"/>
        </w:rPr>
        <w:t xml:space="preserve"> </w:t>
      </w:r>
      <w:r>
        <w:t>can</w:t>
      </w:r>
      <w:r>
        <w:rPr>
          <w:spacing w:val="-19"/>
        </w:rPr>
        <w:t xml:space="preserve"> </w:t>
      </w:r>
      <w:r>
        <w:t>be</w:t>
      </w:r>
      <w:r>
        <w:rPr>
          <w:spacing w:val="-20"/>
        </w:rPr>
        <w:t xml:space="preserve"> </w:t>
      </w:r>
      <w:r>
        <w:t>found</w:t>
      </w:r>
      <w:r>
        <w:rPr>
          <w:spacing w:val="-19"/>
        </w:rPr>
        <w:t xml:space="preserve"> </w:t>
      </w:r>
      <w:r>
        <w:t>in</w:t>
      </w:r>
      <w:r>
        <w:rPr>
          <w:spacing w:val="-19"/>
        </w:rPr>
        <w:t xml:space="preserve"> </w:t>
      </w:r>
      <w:r>
        <w:t>the</w:t>
      </w:r>
      <w:r>
        <w:rPr>
          <w:spacing w:val="-20"/>
        </w:rPr>
        <w:t xml:space="preserve"> </w:t>
      </w:r>
      <w:r>
        <w:fldChar w:fldCharType="begin"/>
      </w:r>
      <w:r>
        <w:instrText xml:space="preserve"> HYPERLINK "https://github.com/snowflake-Zhao/brca-IV-surgery" \h </w:instrText>
      </w:r>
      <w:r>
        <w:fldChar w:fldCharType="separate"/>
      </w:r>
      <w:r>
        <w:rPr>
          <w:rFonts w:ascii="Courier New"/>
        </w:rPr>
        <w:t>https://github.com/snowflake-Zhao/</w:t>
      </w:r>
      <w:r>
        <w:rPr>
          <w:rFonts w:ascii="Courier New"/>
        </w:rPr>
        <w:fldChar w:fldCharType="end"/>
      </w:r>
      <w:r>
        <w:rPr>
          <w:rFonts w:ascii="Courier New"/>
        </w:rPr>
        <w:t xml:space="preserve"> </w:t>
      </w:r>
      <w:r>
        <w:fldChar w:fldCharType="begin"/>
      </w:r>
      <w:r>
        <w:instrText xml:space="preserve"> HYPERLINK "https://github.com/snowflake-Zhao/brca-IV-surgery" \h </w:instrText>
      </w:r>
      <w:r>
        <w:fldChar w:fldCharType="separate"/>
      </w:r>
      <w:r>
        <w:rPr>
          <w:rFonts w:ascii="Courier New"/>
        </w:rPr>
        <w:t>brca-IV-surgery</w:t>
      </w:r>
      <w:r>
        <w:rPr>
          <w:rFonts w:ascii="Courier New"/>
        </w:rPr>
        <w:fldChar w:fldCharType="end"/>
      </w:r>
      <w:r>
        <w:t>.</w:t>
      </w:r>
    </w:p>
    <w:p w14:paraId="544A358B">
      <w:pPr>
        <w:pStyle w:val="4"/>
        <w:spacing w:before="4"/>
        <w:jc w:val="left"/>
        <w:rPr>
          <w:sz w:val="31"/>
        </w:rPr>
      </w:pPr>
    </w:p>
    <w:p w14:paraId="3DF4E718">
      <w:pPr>
        <w:pStyle w:val="2"/>
        <w:spacing w:before="1"/>
        <w:ind w:left="174"/>
      </w:pPr>
      <w:r>
        <w:rPr>
          <w:color w:val="231F20"/>
        </w:rPr>
        <w:t>REFERENCES</w:t>
      </w:r>
    </w:p>
    <w:p w14:paraId="77525623">
      <w:pPr>
        <w:pStyle w:val="15"/>
        <w:numPr>
          <w:ilvl w:val="0"/>
          <w:numId w:val="5"/>
        </w:numPr>
        <w:tabs>
          <w:tab w:val="left" w:pos="474"/>
        </w:tabs>
        <w:spacing w:before="154" w:line="259" w:lineRule="auto"/>
        <w:ind w:right="146" w:hanging="240"/>
        <w:jc w:val="both"/>
        <w:rPr>
          <w:sz w:val="24"/>
        </w:rPr>
      </w:pPr>
      <w:bookmarkStart w:id="18" w:name="_bookmark7"/>
      <w:bookmarkEnd w:id="18"/>
      <w:bookmarkStart w:id="19" w:name="_Hlk216966404"/>
      <w:r>
        <w:rPr>
          <w:sz w:val="24"/>
        </w:rPr>
        <w:t>.Sung H, Ferlay J, Siegel RL, Laversanne M, Soerjomataram I, Jemal A, et al. Global cancer</w:t>
      </w:r>
      <w:r>
        <w:rPr>
          <w:spacing w:val="-43"/>
          <w:sz w:val="24"/>
        </w:rPr>
        <w:t xml:space="preserve"> </w:t>
      </w:r>
      <w:r>
        <w:rPr>
          <w:sz w:val="24"/>
        </w:rPr>
        <w:t>statistics 2020:</w:t>
      </w:r>
      <w:r>
        <w:rPr>
          <w:spacing w:val="-15"/>
          <w:sz w:val="24"/>
        </w:rPr>
        <w:t xml:space="preserve"> </w:t>
      </w:r>
      <w:r>
        <w:rPr>
          <w:sz w:val="24"/>
        </w:rPr>
        <w:t>Globocan</w:t>
      </w:r>
      <w:r>
        <w:rPr>
          <w:spacing w:val="-15"/>
          <w:sz w:val="24"/>
        </w:rPr>
        <w:t xml:space="preserve"> </w:t>
      </w:r>
      <w:r>
        <w:rPr>
          <w:sz w:val="24"/>
        </w:rPr>
        <w:t>estimates</w:t>
      </w:r>
      <w:r>
        <w:rPr>
          <w:spacing w:val="-15"/>
          <w:sz w:val="24"/>
        </w:rPr>
        <w:t xml:space="preserve"> </w:t>
      </w:r>
      <w:r>
        <w:rPr>
          <w:sz w:val="24"/>
        </w:rPr>
        <w:t>of</w:t>
      </w:r>
      <w:r>
        <w:rPr>
          <w:spacing w:val="-14"/>
          <w:sz w:val="24"/>
        </w:rPr>
        <w:t xml:space="preserve"> </w:t>
      </w:r>
      <w:r>
        <w:rPr>
          <w:sz w:val="24"/>
        </w:rPr>
        <w:t>incidence</w:t>
      </w:r>
      <w:r>
        <w:rPr>
          <w:spacing w:val="-15"/>
          <w:sz w:val="24"/>
        </w:rPr>
        <w:t xml:space="preserve"> </w:t>
      </w:r>
      <w:r>
        <w:rPr>
          <w:sz w:val="24"/>
        </w:rPr>
        <w:t>and</w:t>
      </w:r>
      <w:r>
        <w:rPr>
          <w:spacing w:val="-15"/>
          <w:sz w:val="24"/>
        </w:rPr>
        <w:t xml:space="preserve"> </w:t>
      </w:r>
      <w:r>
        <w:rPr>
          <w:sz w:val="24"/>
        </w:rPr>
        <w:t>mortality</w:t>
      </w:r>
      <w:r>
        <w:rPr>
          <w:spacing w:val="-14"/>
          <w:sz w:val="24"/>
        </w:rPr>
        <w:t xml:space="preserve"> </w:t>
      </w:r>
      <w:r>
        <w:rPr>
          <w:sz w:val="24"/>
        </w:rPr>
        <w:t>worldwide</w:t>
      </w:r>
      <w:r>
        <w:rPr>
          <w:spacing w:val="-15"/>
          <w:sz w:val="24"/>
        </w:rPr>
        <w:t xml:space="preserve"> </w:t>
      </w:r>
      <w:r>
        <w:rPr>
          <w:sz w:val="24"/>
        </w:rPr>
        <w:t>for</w:t>
      </w:r>
      <w:r>
        <w:rPr>
          <w:spacing w:val="-15"/>
          <w:sz w:val="24"/>
        </w:rPr>
        <w:t xml:space="preserve"> </w:t>
      </w:r>
      <w:r>
        <w:rPr>
          <w:sz w:val="24"/>
        </w:rPr>
        <w:t>36</w:t>
      </w:r>
      <w:r>
        <w:rPr>
          <w:spacing w:val="-14"/>
          <w:sz w:val="24"/>
        </w:rPr>
        <w:t xml:space="preserve"> </w:t>
      </w:r>
      <w:r>
        <w:rPr>
          <w:sz w:val="24"/>
        </w:rPr>
        <w:t>cancers</w:t>
      </w:r>
      <w:r>
        <w:rPr>
          <w:spacing w:val="-15"/>
          <w:sz w:val="24"/>
        </w:rPr>
        <w:t xml:space="preserve"> </w:t>
      </w:r>
      <w:r>
        <w:rPr>
          <w:sz w:val="24"/>
        </w:rPr>
        <w:t>in</w:t>
      </w:r>
      <w:r>
        <w:rPr>
          <w:spacing w:val="-15"/>
          <w:sz w:val="24"/>
        </w:rPr>
        <w:t xml:space="preserve"> </w:t>
      </w:r>
      <w:r>
        <w:rPr>
          <w:sz w:val="24"/>
        </w:rPr>
        <w:t>185</w:t>
      </w:r>
      <w:r>
        <w:rPr>
          <w:spacing w:val="-14"/>
          <w:sz w:val="24"/>
        </w:rPr>
        <w:t xml:space="preserve"> </w:t>
      </w:r>
      <w:r>
        <w:rPr>
          <w:sz w:val="24"/>
        </w:rPr>
        <w:t>countries.</w:t>
      </w:r>
      <w:r>
        <w:rPr>
          <w:spacing w:val="5"/>
          <w:sz w:val="24"/>
        </w:rPr>
        <w:t xml:space="preserve"> </w:t>
      </w:r>
      <w:r>
        <w:rPr>
          <w:i/>
          <w:sz w:val="24"/>
        </w:rPr>
        <w:t>CA:</w:t>
      </w:r>
      <w:r>
        <w:rPr>
          <w:i/>
          <w:spacing w:val="-15"/>
          <w:sz w:val="24"/>
        </w:rPr>
        <w:t xml:space="preserve"> </w:t>
      </w:r>
      <w:r>
        <w:rPr>
          <w:i/>
          <w:sz w:val="24"/>
        </w:rPr>
        <w:t>a</w:t>
      </w:r>
      <w:bookmarkStart w:id="20" w:name="_bookmark8"/>
      <w:bookmarkEnd w:id="20"/>
      <w:r>
        <w:rPr>
          <w:i/>
          <w:sz w:val="24"/>
        </w:rPr>
        <w:t xml:space="preserve"> cancer journal for clinicians </w:t>
      </w:r>
      <w:r>
        <w:rPr>
          <w:b/>
          <w:sz w:val="24"/>
        </w:rPr>
        <w:t xml:space="preserve">71 </w:t>
      </w:r>
      <w:r>
        <w:rPr>
          <w:sz w:val="24"/>
        </w:rPr>
        <w:t>(2021)</w:t>
      </w:r>
      <w:r>
        <w:rPr>
          <w:spacing w:val="-8"/>
          <w:sz w:val="24"/>
        </w:rPr>
        <w:t xml:space="preserve"> </w:t>
      </w:r>
      <w:r>
        <w:rPr>
          <w:sz w:val="24"/>
        </w:rPr>
        <w:t>209–249.</w:t>
      </w:r>
    </w:p>
    <w:p w14:paraId="2CBF756D">
      <w:pPr>
        <w:pStyle w:val="15"/>
        <w:numPr>
          <w:ilvl w:val="0"/>
          <w:numId w:val="5"/>
        </w:numPr>
        <w:tabs>
          <w:tab w:val="left" w:pos="474"/>
        </w:tabs>
        <w:spacing w:before="17" w:line="259" w:lineRule="auto"/>
        <w:ind w:left="527" w:right="130" w:hanging="234"/>
        <w:jc w:val="both"/>
        <w:rPr>
          <w:sz w:val="24"/>
        </w:rPr>
      </w:pPr>
      <w:r>
        <w:rPr>
          <w:sz w:val="24"/>
        </w:rPr>
        <w:t>.Siegel</w:t>
      </w:r>
      <w:r>
        <w:rPr>
          <w:spacing w:val="-10"/>
          <w:sz w:val="24"/>
        </w:rPr>
        <w:t xml:space="preserve"> </w:t>
      </w:r>
      <w:r>
        <w:rPr>
          <w:sz w:val="24"/>
        </w:rPr>
        <w:t>RL,</w:t>
      </w:r>
      <w:r>
        <w:rPr>
          <w:spacing w:val="-9"/>
          <w:sz w:val="24"/>
        </w:rPr>
        <w:t xml:space="preserve"> </w:t>
      </w:r>
      <w:r>
        <w:rPr>
          <w:sz w:val="24"/>
        </w:rPr>
        <w:t>Miller</w:t>
      </w:r>
      <w:r>
        <w:rPr>
          <w:spacing w:val="-9"/>
          <w:sz w:val="24"/>
        </w:rPr>
        <w:t xml:space="preserve"> </w:t>
      </w:r>
      <w:r>
        <w:rPr>
          <w:sz w:val="24"/>
        </w:rPr>
        <w:t>KD,</w:t>
      </w:r>
      <w:r>
        <w:rPr>
          <w:spacing w:val="-9"/>
          <w:sz w:val="24"/>
        </w:rPr>
        <w:t xml:space="preserve"> </w:t>
      </w:r>
      <w:r>
        <w:rPr>
          <w:sz w:val="24"/>
        </w:rPr>
        <w:t>Jemal</w:t>
      </w:r>
      <w:r>
        <w:rPr>
          <w:spacing w:val="-10"/>
          <w:sz w:val="24"/>
        </w:rPr>
        <w:t xml:space="preserve"> </w:t>
      </w:r>
      <w:r>
        <w:rPr>
          <w:sz w:val="24"/>
        </w:rPr>
        <w:t>A.</w:t>
      </w:r>
      <w:r>
        <w:rPr>
          <w:spacing w:val="14"/>
          <w:sz w:val="24"/>
        </w:rPr>
        <w:t xml:space="preserve"> </w:t>
      </w:r>
      <w:r>
        <w:rPr>
          <w:sz w:val="24"/>
        </w:rPr>
        <w:t>Cancer</w:t>
      </w:r>
      <w:r>
        <w:rPr>
          <w:spacing w:val="-9"/>
          <w:sz w:val="24"/>
        </w:rPr>
        <w:t xml:space="preserve"> </w:t>
      </w:r>
      <w:r>
        <w:rPr>
          <w:sz w:val="24"/>
        </w:rPr>
        <w:t>statistics,</w:t>
      </w:r>
      <w:r>
        <w:rPr>
          <w:spacing w:val="-9"/>
          <w:sz w:val="24"/>
        </w:rPr>
        <w:t xml:space="preserve"> </w:t>
      </w:r>
      <w:r>
        <w:rPr>
          <w:sz w:val="24"/>
        </w:rPr>
        <w:t>2019.</w:t>
      </w:r>
      <w:r>
        <w:rPr>
          <w:spacing w:val="14"/>
          <w:sz w:val="24"/>
        </w:rPr>
        <w:t xml:space="preserve"> </w:t>
      </w:r>
      <w:r>
        <w:rPr>
          <w:i/>
          <w:sz w:val="24"/>
        </w:rPr>
        <w:t>CA:</w:t>
      </w:r>
      <w:r>
        <w:rPr>
          <w:i/>
          <w:spacing w:val="-9"/>
          <w:sz w:val="24"/>
        </w:rPr>
        <w:t xml:space="preserve"> </w:t>
      </w:r>
      <w:r>
        <w:rPr>
          <w:i/>
          <w:sz w:val="24"/>
        </w:rPr>
        <w:t>a</w:t>
      </w:r>
      <w:r>
        <w:rPr>
          <w:i/>
          <w:spacing w:val="-10"/>
          <w:sz w:val="24"/>
        </w:rPr>
        <w:t xml:space="preserve"> </w:t>
      </w:r>
      <w:r>
        <w:rPr>
          <w:i/>
          <w:sz w:val="24"/>
        </w:rPr>
        <w:t>cancer</w:t>
      </w:r>
      <w:r>
        <w:rPr>
          <w:i/>
          <w:spacing w:val="-9"/>
          <w:sz w:val="24"/>
        </w:rPr>
        <w:t xml:space="preserve"> </w:t>
      </w:r>
      <w:r>
        <w:rPr>
          <w:i/>
          <w:sz w:val="24"/>
        </w:rPr>
        <w:t>journal</w:t>
      </w:r>
      <w:r>
        <w:rPr>
          <w:i/>
          <w:spacing w:val="-9"/>
          <w:sz w:val="24"/>
        </w:rPr>
        <w:t xml:space="preserve"> </w:t>
      </w:r>
      <w:r>
        <w:rPr>
          <w:i/>
          <w:sz w:val="24"/>
        </w:rPr>
        <w:t>for</w:t>
      </w:r>
      <w:r>
        <w:rPr>
          <w:i/>
          <w:spacing w:val="-9"/>
          <w:sz w:val="24"/>
        </w:rPr>
        <w:t xml:space="preserve"> </w:t>
      </w:r>
      <w:r>
        <w:rPr>
          <w:i/>
          <w:sz w:val="24"/>
        </w:rPr>
        <w:t>clinicians</w:t>
      </w:r>
      <w:r>
        <w:rPr>
          <w:i/>
          <w:spacing w:val="-10"/>
          <w:sz w:val="24"/>
        </w:rPr>
        <w:t xml:space="preserve"> </w:t>
      </w:r>
      <w:r>
        <w:rPr>
          <w:b/>
          <w:sz w:val="24"/>
        </w:rPr>
        <w:t>69</w:t>
      </w:r>
      <w:r>
        <w:rPr>
          <w:b/>
          <w:spacing w:val="-9"/>
          <w:sz w:val="24"/>
        </w:rPr>
        <w:t xml:space="preserve"> </w:t>
      </w:r>
      <w:r>
        <w:rPr>
          <w:sz w:val="24"/>
        </w:rPr>
        <w:t>(2019)</w:t>
      </w:r>
      <w:bookmarkStart w:id="21" w:name="_bookmark9"/>
      <w:bookmarkEnd w:id="21"/>
      <w:r>
        <w:rPr>
          <w:sz w:val="24"/>
        </w:rPr>
        <w:t xml:space="preserve"> 7–34.</w:t>
      </w:r>
    </w:p>
    <w:p w14:paraId="4808A20D">
      <w:pPr>
        <w:pStyle w:val="15"/>
        <w:numPr>
          <w:ilvl w:val="0"/>
          <w:numId w:val="5"/>
        </w:numPr>
        <w:tabs>
          <w:tab w:val="left" w:pos="474"/>
        </w:tabs>
        <w:spacing w:before="17" w:line="259" w:lineRule="auto"/>
        <w:ind w:right="138" w:hanging="240"/>
        <w:jc w:val="both"/>
        <w:rPr>
          <w:sz w:val="24"/>
        </w:rPr>
      </w:pPr>
      <w:r>
        <w:rPr>
          <w:sz w:val="24"/>
        </w:rPr>
        <w:t xml:space="preserve">.Barcenas C, Song J, Murthy RK, Raghavendra AS, Li Y, Hsu L, Carlson RW, Tripathy D, Hortobagyi GN. Prognostic model for de novo and recurrent metastatic breast cancer. </w:t>
      </w:r>
      <w:r>
        <w:rPr>
          <w:i/>
          <w:iCs/>
          <w:sz w:val="24"/>
        </w:rPr>
        <w:t>JCO Clinical Cancer Informatics</w:t>
      </w:r>
      <w:r>
        <w:rPr>
          <w:sz w:val="24"/>
        </w:rPr>
        <w:t>. 2021;5:789–804.</w:t>
      </w:r>
    </w:p>
    <w:p w14:paraId="0E3DA331">
      <w:pPr>
        <w:pStyle w:val="15"/>
        <w:numPr>
          <w:ilvl w:val="0"/>
          <w:numId w:val="5"/>
        </w:numPr>
        <w:tabs>
          <w:tab w:val="left" w:pos="474"/>
        </w:tabs>
        <w:spacing w:before="17" w:line="259" w:lineRule="auto"/>
        <w:ind w:right="104" w:hanging="240"/>
        <w:jc w:val="both"/>
        <w:rPr>
          <w:sz w:val="24"/>
        </w:rPr>
      </w:pPr>
      <w:r>
        <w:rPr>
          <w:sz w:val="24"/>
        </w:rPr>
        <w:t xml:space="preserve">.Wu W, et al. Development of prognostic models for HER2-positive metastatic breast cancer in females: a retrospective population-based study. </w:t>
      </w:r>
      <w:r>
        <w:rPr>
          <w:i/>
          <w:iCs/>
          <w:sz w:val="24"/>
        </w:rPr>
        <w:t>BMC Women’s Health</w:t>
      </w:r>
      <w:r>
        <w:rPr>
          <w:sz w:val="24"/>
        </w:rPr>
        <w:t>. 2024;24:675.</w:t>
      </w:r>
    </w:p>
    <w:p w14:paraId="6DAA59CD">
      <w:pPr>
        <w:pStyle w:val="15"/>
        <w:numPr>
          <w:ilvl w:val="0"/>
          <w:numId w:val="5"/>
        </w:numPr>
        <w:tabs>
          <w:tab w:val="left" w:pos="474"/>
        </w:tabs>
        <w:spacing w:before="17" w:line="259" w:lineRule="auto"/>
        <w:ind w:right="146" w:hanging="240"/>
        <w:jc w:val="both"/>
        <w:rPr>
          <w:color w:val="00B0F0"/>
          <w:sz w:val="24"/>
        </w:rPr>
      </w:pPr>
      <w:r>
        <w:rPr>
          <w:sz w:val="24"/>
        </w:rPr>
        <w:t>.</w:t>
      </w:r>
      <w:r>
        <w:rPr>
          <w:color w:val="00B0F0"/>
          <w:sz w:val="24"/>
          <w:u w:val="single"/>
        </w:rPr>
        <w:t>Dong ZX, Ou-Yang Y, Fang L, Song XQ. Intertumoral disulfidptosis heterogeneity in triple-negative breast cancer, a multiomics integration analysis. Transl Cancer Res 2025;14(10):6653-6666. doi: 10.21037/tcr-2025-844</w:t>
      </w:r>
      <w:r>
        <w:rPr>
          <w:color w:val="00B0F0"/>
          <w:sz w:val="24"/>
        </w:rPr>
        <w:t>.</w:t>
      </w:r>
    </w:p>
    <w:p w14:paraId="3B4406DB">
      <w:pPr>
        <w:pStyle w:val="15"/>
        <w:numPr>
          <w:ilvl w:val="0"/>
          <w:numId w:val="5"/>
        </w:numPr>
        <w:tabs>
          <w:tab w:val="left" w:pos="474"/>
        </w:tabs>
        <w:spacing w:before="17" w:line="259" w:lineRule="auto"/>
        <w:ind w:right="128" w:hanging="240"/>
        <w:jc w:val="both"/>
        <w:rPr>
          <w:color w:val="00B0F0"/>
          <w:sz w:val="24"/>
        </w:rPr>
      </w:pPr>
      <w:r>
        <w:rPr>
          <w:color w:val="00B0F0"/>
          <w:sz w:val="24"/>
        </w:rPr>
        <w:t>.</w:t>
      </w:r>
      <w:r>
        <w:rPr>
          <w:color w:val="00B0F0"/>
        </w:rPr>
        <w:t xml:space="preserve"> </w:t>
      </w:r>
      <w:r>
        <w:rPr>
          <w:color w:val="00B0F0"/>
          <w:sz w:val="24"/>
          <w:u w:val="single"/>
        </w:rPr>
        <w:t>Gao HF, Lin YY, Lv XZ, Li H, Xu FP, Wang K. ErbB signaling and cell cycle pathways associated with trastuzumab deruxtecan resistance in HER2-positive metastatic breast cancer: a case report. AME Case Rep 2025;9:118</w:t>
      </w:r>
      <w:r>
        <w:rPr>
          <w:color w:val="00B0F0"/>
          <w:sz w:val="24"/>
        </w:rPr>
        <w:t>.</w:t>
      </w:r>
    </w:p>
    <w:p w14:paraId="3BC7E34A">
      <w:pPr>
        <w:pStyle w:val="15"/>
        <w:numPr>
          <w:ilvl w:val="0"/>
          <w:numId w:val="5"/>
        </w:numPr>
        <w:tabs>
          <w:tab w:val="left" w:pos="474"/>
        </w:tabs>
        <w:spacing w:before="18" w:line="259" w:lineRule="auto"/>
        <w:ind w:left="524" w:right="138" w:hanging="231"/>
        <w:jc w:val="both"/>
        <w:rPr>
          <w:color w:val="00B0F0"/>
          <w:sz w:val="24"/>
        </w:rPr>
      </w:pPr>
      <w:r>
        <w:rPr>
          <w:color w:val="00B0F0"/>
          <w:sz w:val="24"/>
        </w:rPr>
        <w:t>.</w:t>
      </w:r>
      <w:r>
        <w:rPr>
          <w:color w:val="00B0F0"/>
        </w:rPr>
        <w:t xml:space="preserve"> </w:t>
      </w:r>
      <w:r>
        <w:rPr>
          <w:color w:val="00B0F0"/>
          <w:sz w:val="24"/>
          <w:u w:val="single"/>
        </w:rPr>
        <w:t>Jin N, Tian M, Zha M, Shi L, Zhang G, Zhao H, Yang J, Chen X, Lu Y, Han G, Bai X, Liang W, Zhang H, Li W, Huang X, Yin Y. Combined treatment of inetetamab plus pyrotinib and vinorelbine in managing advanced HER2-positive breast cancer patients (ILLUMINE): a multicenter, retrospective, real-world study. Transl Breast Cancer Res 2025;6:31</w:t>
      </w:r>
      <w:r>
        <w:rPr>
          <w:color w:val="00B0F0"/>
          <w:sz w:val="24"/>
        </w:rPr>
        <w:t>.</w:t>
      </w:r>
    </w:p>
    <w:p w14:paraId="7E675EA7">
      <w:pPr>
        <w:pStyle w:val="15"/>
        <w:numPr>
          <w:ilvl w:val="0"/>
          <w:numId w:val="5"/>
        </w:numPr>
        <w:tabs>
          <w:tab w:val="left" w:pos="474"/>
        </w:tabs>
        <w:spacing w:before="17" w:line="259" w:lineRule="auto"/>
        <w:ind w:left="515" w:right="116" w:hanging="222"/>
        <w:jc w:val="both"/>
        <w:rPr>
          <w:sz w:val="24"/>
        </w:rPr>
      </w:pPr>
      <w:r>
        <w:rPr>
          <w:sz w:val="24"/>
        </w:rPr>
        <w:t xml:space="preserve">.Pons-Tostivint E, Alouani E, Kirova </w:t>
      </w:r>
      <w:r>
        <w:rPr>
          <w:spacing w:val="-16"/>
          <w:sz w:val="24"/>
        </w:rPr>
        <w:t xml:space="preserve">Y, </w:t>
      </w:r>
      <w:r>
        <w:rPr>
          <w:sz w:val="24"/>
        </w:rPr>
        <w:t xml:space="preserve">Dalenc </w:t>
      </w:r>
      <w:r>
        <w:rPr>
          <w:spacing w:val="-10"/>
          <w:sz w:val="24"/>
        </w:rPr>
        <w:t xml:space="preserve">F, </w:t>
      </w:r>
      <w:r>
        <w:rPr>
          <w:spacing w:val="-5"/>
          <w:sz w:val="24"/>
        </w:rPr>
        <w:t xml:space="preserve">Vaysse </w:t>
      </w:r>
      <w:r>
        <w:rPr>
          <w:sz w:val="24"/>
        </w:rPr>
        <w:t xml:space="preserve">C. Is there a role for locoregional treatment of the primary tumor in de </w:t>
      </w:r>
      <w:r>
        <w:rPr>
          <w:spacing w:val="-3"/>
          <w:sz w:val="24"/>
        </w:rPr>
        <w:t xml:space="preserve">novo </w:t>
      </w:r>
      <w:r>
        <w:rPr>
          <w:sz w:val="24"/>
        </w:rPr>
        <w:t xml:space="preserve">metastatic breast cancer in the era of tailored therapies?: Evidences, unresolved questions and a practical algorithm. </w:t>
      </w:r>
      <w:r>
        <w:rPr>
          <w:i/>
          <w:sz w:val="24"/>
        </w:rPr>
        <w:t xml:space="preserve">Critical </w:t>
      </w:r>
      <w:r>
        <w:rPr>
          <w:i/>
          <w:spacing w:val="-3"/>
          <w:sz w:val="24"/>
        </w:rPr>
        <w:t xml:space="preserve">reviews </w:t>
      </w:r>
      <w:r>
        <w:rPr>
          <w:i/>
          <w:sz w:val="24"/>
        </w:rPr>
        <w:t xml:space="preserve">in oncology/hematology </w:t>
      </w:r>
      <w:r>
        <w:rPr>
          <w:b/>
          <w:sz w:val="24"/>
        </w:rPr>
        <w:t xml:space="preserve">157 </w:t>
      </w:r>
      <w:r>
        <w:rPr>
          <w:sz w:val="24"/>
        </w:rPr>
        <w:t>(2021)</w:t>
      </w:r>
      <w:bookmarkStart w:id="22" w:name="_bookmark15"/>
      <w:bookmarkEnd w:id="22"/>
      <w:r>
        <w:rPr>
          <w:sz w:val="24"/>
        </w:rPr>
        <w:t xml:space="preserve"> 103146.</w:t>
      </w:r>
    </w:p>
    <w:p w14:paraId="5EA72587">
      <w:pPr>
        <w:pStyle w:val="15"/>
        <w:numPr>
          <w:ilvl w:val="0"/>
          <w:numId w:val="5"/>
        </w:numPr>
        <w:tabs>
          <w:tab w:val="left" w:pos="474"/>
        </w:tabs>
        <w:spacing w:before="18" w:line="259" w:lineRule="auto"/>
        <w:ind w:left="515" w:right="130" w:hanging="222"/>
        <w:jc w:val="both"/>
        <w:rPr>
          <w:sz w:val="24"/>
        </w:rPr>
      </w:pPr>
      <w:r>
        <w:rPr>
          <w:spacing w:val="-9"/>
          <w:sz w:val="24"/>
        </w:rPr>
        <w:t xml:space="preserve">.Yu </w:t>
      </w:r>
      <w:r>
        <w:rPr>
          <w:spacing w:val="-16"/>
          <w:sz w:val="24"/>
        </w:rPr>
        <w:t xml:space="preserve">Y, </w:t>
      </w:r>
      <w:r>
        <w:rPr>
          <w:sz w:val="24"/>
        </w:rPr>
        <w:t xml:space="preserve">Hong H, </w:t>
      </w:r>
      <w:r>
        <w:rPr>
          <w:spacing w:val="-5"/>
          <w:sz w:val="24"/>
        </w:rPr>
        <w:t xml:space="preserve">Wang </w:t>
      </w:r>
      <w:r>
        <w:rPr>
          <w:spacing w:val="-16"/>
          <w:sz w:val="24"/>
        </w:rPr>
        <w:t xml:space="preserve">Y, </w:t>
      </w:r>
      <w:r>
        <w:rPr>
          <w:sz w:val="24"/>
        </w:rPr>
        <w:t xml:space="preserve">Fu </w:t>
      </w:r>
      <w:r>
        <w:rPr>
          <w:spacing w:val="-9"/>
          <w:sz w:val="24"/>
        </w:rPr>
        <w:t xml:space="preserve">T, </w:t>
      </w:r>
      <w:r>
        <w:rPr>
          <w:sz w:val="24"/>
        </w:rPr>
        <w:t xml:space="preserve">Chen </w:t>
      </w:r>
      <w:r>
        <w:rPr>
          <w:spacing w:val="-16"/>
          <w:sz w:val="24"/>
        </w:rPr>
        <w:t xml:space="preserve">Y, </w:t>
      </w:r>
      <w:r>
        <w:rPr>
          <w:sz w:val="24"/>
        </w:rPr>
        <w:t xml:space="preserve">Zhao J, et al. Clinical evidence for locoregional surgery of the primary tumor in patients with de </w:t>
      </w:r>
      <w:r>
        <w:rPr>
          <w:spacing w:val="-3"/>
          <w:sz w:val="24"/>
        </w:rPr>
        <w:t xml:space="preserve">novo </w:t>
      </w:r>
      <w:r>
        <w:rPr>
          <w:sz w:val="24"/>
        </w:rPr>
        <w:t xml:space="preserve">stage </w:t>
      </w:r>
      <w:r>
        <w:rPr>
          <w:spacing w:val="-4"/>
          <w:sz w:val="24"/>
        </w:rPr>
        <w:t xml:space="preserve">iv </w:t>
      </w:r>
      <w:r>
        <w:rPr>
          <w:sz w:val="24"/>
        </w:rPr>
        <w:t xml:space="preserve">breast cancer. </w:t>
      </w:r>
      <w:r>
        <w:rPr>
          <w:i/>
          <w:sz w:val="24"/>
        </w:rPr>
        <w:t xml:space="preserve">Annals of Surgical Oncology </w:t>
      </w:r>
      <w:r>
        <w:rPr>
          <w:sz w:val="24"/>
        </w:rPr>
        <w:t>(2021)</w:t>
      </w:r>
      <w:bookmarkStart w:id="23" w:name="_bookmark16"/>
      <w:bookmarkEnd w:id="23"/>
      <w:r>
        <w:rPr>
          <w:sz w:val="24"/>
        </w:rPr>
        <w:t xml:space="preserve"> 1–12.</w:t>
      </w:r>
    </w:p>
    <w:p w14:paraId="4D57856F">
      <w:pPr>
        <w:pStyle w:val="15"/>
        <w:numPr>
          <w:ilvl w:val="0"/>
          <w:numId w:val="5"/>
        </w:numPr>
        <w:tabs>
          <w:tab w:val="left" w:pos="474"/>
        </w:tabs>
        <w:spacing w:before="18" w:line="259" w:lineRule="auto"/>
        <w:ind w:right="146" w:hanging="359"/>
        <w:jc w:val="both"/>
        <w:rPr>
          <w:sz w:val="24"/>
        </w:rPr>
      </w:pPr>
      <w:r>
        <w:rPr>
          <w:sz w:val="24"/>
        </w:rPr>
        <w:t xml:space="preserve">.Soran A, Dogan L, Isik A, Ozbas S, Trabulus DC, Demirci U, et al. The effect of primary surgery in patients with de </w:t>
      </w:r>
      <w:r>
        <w:rPr>
          <w:spacing w:val="-3"/>
          <w:sz w:val="24"/>
        </w:rPr>
        <w:t xml:space="preserve">novo </w:t>
      </w:r>
      <w:r>
        <w:rPr>
          <w:sz w:val="24"/>
        </w:rPr>
        <w:t xml:space="preserve">stage </w:t>
      </w:r>
      <w:r>
        <w:rPr>
          <w:spacing w:val="-4"/>
          <w:sz w:val="24"/>
        </w:rPr>
        <w:t xml:space="preserve">iv </w:t>
      </w:r>
      <w:r>
        <w:rPr>
          <w:sz w:val="24"/>
        </w:rPr>
        <w:t>breast cancer with bone metastasis only (protocol bomet mf 14-01): a</w:t>
      </w:r>
      <w:bookmarkStart w:id="24" w:name="_bookmark17"/>
      <w:bookmarkEnd w:id="24"/>
      <w:r>
        <w:rPr>
          <w:sz w:val="24"/>
        </w:rPr>
        <w:t xml:space="preserve"> multi-center, prospective registry </w:t>
      </w:r>
      <w:r>
        <w:rPr>
          <w:spacing w:val="-3"/>
          <w:sz w:val="24"/>
        </w:rPr>
        <w:t xml:space="preserve">study. </w:t>
      </w:r>
      <w:r>
        <w:rPr>
          <w:i/>
          <w:sz w:val="24"/>
        </w:rPr>
        <w:t xml:space="preserve">Annals of Surgical Oncology </w:t>
      </w:r>
      <w:r>
        <w:rPr>
          <w:sz w:val="24"/>
        </w:rPr>
        <w:t>(2021)</w:t>
      </w:r>
      <w:r>
        <w:rPr>
          <w:spacing w:val="6"/>
          <w:sz w:val="24"/>
        </w:rPr>
        <w:t xml:space="preserve"> </w:t>
      </w:r>
      <w:r>
        <w:rPr>
          <w:sz w:val="24"/>
        </w:rPr>
        <w:t>1–10.</w:t>
      </w:r>
    </w:p>
    <w:p w14:paraId="31A6C18D">
      <w:pPr>
        <w:pStyle w:val="15"/>
        <w:numPr>
          <w:ilvl w:val="0"/>
          <w:numId w:val="5"/>
        </w:numPr>
        <w:tabs>
          <w:tab w:val="left" w:pos="474"/>
        </w:tabs>
        <w:spacing w:before="17"/>
        <w:ind w:left="473" w:hanging="300"/>
        <w:jc w:val="both"/>
        <w:rPr>
          <w:i/>
          <w:sz w:val="24"/>
        </w:rPr>
      </w:pPr>
      <w:r>
        <w:rPr>
          <w:color w:val="auto"/>
          <w:spacing w:val="-3"/>
          <w:sz w:val="24"/>
          <w:rPrChange w:id="72" w:author="赵启帆" w:date="2025-12-23T20:46:42Z">
            <w:rPr>
              <w:sz w:val="24"/>
            </w:rPr>
          </w:rPrChange>
        </w:rPr>
        <w:t>.</w:t>
      </w:r>
      <w:ins w:id="73" w:author="赵启帆" w:date="2025-12-23T20:46:08Z">
        <w:r>
          <w:rPr>
            <w:rFonts w:hint="default"/>
            <w:color w:val="auto"/>
            <w:spacing w:val="-3"/>
            <w:sz w:val="24"/>
            <w:rPrChange w:id="74" w:author="赵启帆" w:date="2025-12-23T20:46:42Z">
              <w:rPr>
                <w:rFonts w:hint="eastAsia"/>
                <w:sz w:val="24"/>
              </w:rPr>
            </w:rPrChange>
          </w:rPr>
          <w:t>Kingma, D. P., &amp; Ba, J. (2015). Adam: A method for stochastic optimization. In Proceedings of the 3rd International Conference on Learning Representations (ICLR 2015)</w:t>
        </w:r>
      </w:ins>
      <w:del w:id="76" w:author="赵启帆" w:date="2025-12-23T20:46:20Z">
        <w:r>
          <w:rPr>
            <w:color w:val="auto"/>
            <w:spacing w:val="-3"/>
            <w:sz w:val="24"/>
            <w:rPrChange w:id="77" w:author="赵启帆" w:date="2025-12-23T20:46:42Z">
              <w:rPr>
                <w:sz w:val="24"/>
              </w:rPr>
            </w:rPrChange>
          </w:rPr>
          <w:delText xml:space="preserve">Kingma </w:delText>
        </w:r>
      </w:del>
      <w:del w:id="79" w:author="赵启帆" w:date="2025-12-23T20:46:20Z">
        <w:r>
          <w:rPr>
            <w:color w:val="auto"/>
            <w:spacing w:val="-3"/>
            <w:sz w:val="24"/>
            <w:rPrChange w:id="80" w:author="赵启帆" w:date="2025-12-23T20:46:42Z">
              <w:rPr>
                <w:spacing w:val="-9"/>
                <w:sz w:val="24"/>
              </w:rPr>
            </w:rPrChange>
          </w:rPr>
          <w:delText xml:space="preserve">DP, </w:delText>
        </w:r>
      </w:del>
      <w:del w:id="82" w:author="赵启帆" w:date="2025-12-23T20:46:20Z">
        <w:r>
          <w:rPr>
            <w:color w:val="auto"/>
            <w:spacing w:val="-3"/>
            <w:sz w:val="24"/>
            <w:rPrChange w:id="83" w:author="赵启帆" w:date="2025-12-23T20:46:42Z">
              <w:rPr>
                <w:sz w:val="24"/>
              </w:rPr>
            </w:rPrChange>
          </w:rPr>
          <w:delText>Ba J. Adam: A method for stochastic</w:delText>
        </w:r>
      </w:del>
      <w:r>
        <w:rPr>
          <w:color w:val="auto"/>
          <w:spacing w:val="-3"/>
          <w:sz w:val="24"/>
          <w:rPrChange w:id="85" w:author="赵启帆" w:date="2025-12-23T20:46:42Z">
            <w:rPr>
              <w:sz w:val="24"/>
            </w:rPr>
          </w:rPrChange>
        </w:rPr>
        <w:t xml:space="preserve"> </w:t>
      </w:r>
      <w:del w:id="86" w:author="赵启帆" w:date="2025-12-23T20:46:28Z">
        <w:r>
          <w:rPr>
            <w:sz w:val="24"/>
          </w:rPr>
          <w:delText xml:space="preserve">optimization. </w:delText>
        </w:r>
      </w:del>
      <w:del w:id="87" w:author="赵启帆" w:date="2025-12-23T20:46:28Z">
        <w:r>
          <w:rPr>
            <w:i/>
            <w:sz w:val="24"/>
          </w:rPr>
          <w:delText>arXiv preprint</w:delText>
        </w:r>
      </w:del>
      <w:del w:id="88" w:author="赵启帆" w:date="2025-12-23T20:46:28Z">
        <w:r>
          <w:rPr>
            <w:i/>
            <w:spacing w:val="8"/>
            <w:sz w:val="24"/>
          </w:rPr>
          <w:delText xml:space="preserve"> </w:delText>
        </w:r>
      </w:del>
      <w:del w:id="89" w:author="赵启帆" w:date="2025-12-23T20:46:28Z">
        <w:r>
          <w:rPr>
            <w:i/>
            <w:sz w:val="24"/>
          </w:rPr>
          <w:delText>arXiv:1412.6980</w:delText>
        </w:r>
      </w:del>
    </w:p>
    <w:p w14:paraId="655C09F9">
      <w:pPr>
        <w:pStyle w:val="4"/>
        <w:spacing w:before="23"/>
        <w:ind w:left="525"/>
        <w:jc w:val="left"/>
        <w:rPr>
          <w:del w:id="90" w:author="赵启帆" w:date="2025-12-23T20:46:48Z"/>
        </w:rPr>
      </w:pPr>
      <w:del w:id="91" w:author="赵启帆" w:date="2025-12-23T20:46:48Z">
        <w:r>
          <w:rPr/>
          <w:delText>(2014).</w:delText>
        </w:r>
      </w:del>
    </w:p>
    <w:p w14:paraId="16F787CD">
      <w:pPr>
        <w:sectPr>
          <w:pgSz w:w="11910" w:h="16840"/>
          <w:pgMar w:top="1180" w:right="760" w:bottom="1220" w:left="780" w:header="775" w:footer="1033" w:gutter="0"/>
          <w:lnNumType w:countBy="1" w:restart="continuous"/>
          <w:cols w:space="720" w:num="1"/>
        </w:sectPr>
      </w:pPr>
    </w:p>
    <w:p w14:paraId="31217DFE">
      <w:pPr>
        <w:pStyle w:val="4"/>
        <w:spacing w:before="6"/>
        <w:jc w:val="left"/>
        <w:rPr>
          <w:sz w:val="15"/>
        </w:rPr>
      </w:pPr>
    </w:p>
    <w:p w14:paraId="6CEB4DCA">
      <w:pPr>
        <w:pStyle w:val="15"/>
        <w:numPr>
          <w:ilvl w:val="0"/>
          <w:numId w:val="5"/>
        </w:numPr>
        <w:tabs>
          <w:tab w:val="left" w:pos="428"/>
        </w:tabs>
        <w:spacing w:before="105" w:line="259" w:lineRule="auto"/>
        <w:ind w:left="487" w:right="176" w:hanging="359"/>
        <w:jc w:val="both"/>
        <w:rPr>
          <w:sz w:val="24"/>
        </w:rPr>
      </w:pPr>
      <w:bookmarkStart w:id="25" w:name="_bookmark18"/>
      <w:bookmarkEnd w:id="25"/>
      <w:r>
        <w:rPr>
          <w:sz w:val="24"/>
        </w:rPr>
        <w:t xml:space="preserve">.Rouzier R, Mathieu MC, Sideris L, </w:t>
      </w:r>
      <w:r>
        <w:rPr>
          <w:spacing w:val="-5"/>
          <w:sz w:val="24"/>
        </w:rPr>
        <w:t xml:space="preserve">Youmsi </w:t>
      </w:r>
      <w:r>
        <w:rPr>
          <w:sz w:val="24"/>
        </w:rPr>
        <w:t xml:space="preserve">E, Rajan R, Garbay JR, et al. Breast-conserving surgery after neoadjuvant anthracycline-based chemotherapy for large breast tumors. </w:t>
      </w:r>
      <w:r>
        <w:rPr>
          <w:i/>
          <w:sz w:val="24"/>
        </w:rPr>
        <w:t xml:space="preserve">Cancer </w:t>
      </w:r>
      <w:r>
        <w:rPr>
          <w:b/>
          <w:sz w:val="24"/>
        </w:rPr>
        <w:t xml:space="preserve">101 </w:t>
      </w:r>
      <w:r>
        <w:rPr>
          <w:sz w:val="24"/>
        </w:rPr>
        <w:t>(2004)</w:t>
      </w:r>
      <w:bookmarkStart w:id="26" w:name="_bookmark19"/>
      <w:bookmarkEnd w:id="26"/>
      <w:r>
        <w:rPr>
          <w:sz w:val="24"/>
        </w:rPr>
        <w:t xml:space="preserve"> 918–925.</w:t>
      </w:r>
    </w:p>
    <w:p w14:paraId="1A143A64">
      <w:pPr>
        <w:pStyle w:val="15"/>
        <w:numPr>
          <w:ilvl w:val="0"/>
          <w:numId w:val="5"/>
        </w:numPr>
        <w:tabs>
          <w:tab w:val="left" w:pos="428"/>
        </w:tabs>
        <w:spacing w:before="3" w:line="259" w:lineRule="auto"/>
        <w:ind w:left="487" w:right="192" w:hanging="359"/>
        <w:jc w:val="both"/>
        <w:rPr>
          <w:sz w:val="24"/>
        </w:rPr>
      </w:pPr>
      <w:r>
        <w:rPr>
          <w:sz w:val="24"/>
        </w:rPr>
        <w:t xml:space="preserve">.Tryfonidis K, Senkus E, Cardoso MJ, Cardoso </w:t>
      </w:r>
      <w:r>
        <w:rPr>
          <w:spacing w:val="-10"/>
          <w:sz w:val="24"/>
        </w:rPr>
        <w:t xml:space="preserve">F. </w:t>
      </w:r>
      <w:r>
        <w:rPr>
          <w:sz w:val="24"/>
        </w:rPr>
        <w:t>Management of locally advanced breast</w:t>
      </w:r>
      <w:bookmarkStart w:id="27" w:name="_bookmark20"/>
      <w:bookmarkEnd w:id="27"/>
      <w:r>
        <w:rPr>
          <w:sz w:val="24"/>
        </w:rPr>
        <w:t xml:space="preserve"> cancer—perspectives and future directions. </w:t>
      </w:r>
      <w:r>
        <w:rPr>
          <w:i/>
          <w:sz w:val="24"/>
        </w:rPr>
        <w:t xml:space="preserve">Nature Reviews Clinical Oncology </w:t>
      </w:r>
      <w:r>
        <w:rPr>
          <w:b/>
          <w:sz w:val="24"/>
        </w:rPr>
        <w:t xml:space="preserve">12 </w:t>
      </w:r>
      <w:r>
        <w:rPr>
          <w:sz w:val="24"/>
        </w:rPr>
        <w:t>(2015)</w:t>
      </w:r>
      <w:r>
        <w:rPr>
          <w:spacing w:val="-29"/>
          <w:sz w:val="24"/>
        </w:rPr>
        <w:t xml:space="preserve"> </w:t>
      </w:r>
      <w:r>
        <w:rPr>
          <w:sz w:val="24"/>
        </w:rPr>
        <w:t>147–162.</w:t>
      </w:r>
    </w:p>
    <w:p w14:paraId="1510D97C">
      <w:pPr>
        <w:pStyle w:val="15"/>
        <w:numPr>
          <w:ilvl w:val="0"/>
          <w:numId w:val="5"/>
        </w:numPr>
        <w:tabs>
          <w:tab w:val="left" w:pos="428"/>
        </w:tabs>
        <w:spacing w:before="1" w:line="259" w:lineRule="auto"/>
        <w:ind w:left="481" w:right="192" w:hanging="353"/>
        <w:jc w:val="both"/>
        <w:rPr>
          <w:sz w:val="24"/>
        </w:rPr>
      </w:pPr>
      <w:r>
        <w:rPr>
          <w:sz w:val="24"/>
        </w:rPr>
        <w:t xml:space="preserve">.Li K, Zhou C, </w:t>
      </w:r>
      <w:r>
        <w:rPr>
          <w:spacing w:val="-14"/>
          <w:sz w:val="24"/>
        </w:rPr>
        <w:t xml:space="preserve">Yu </w:t>
      </w:r>
      <w:r>
        <w:rPr>
          <w:spacing w:val="-16"/>
          <w:sz w:val="24"/>
        </w:rPr>
        <w:t xml:space="preserve">Y, </w:t>
      </w:r>
      <w:r>
        <w:rPr>
          <w:sz w:val="24"/>
        </w:rPr>
        <w:t xml:space="preserve">Niu L, Zhang </w:t>
      </w:r>
      <w:r>
        <w:rPr>
          <w:spacing w:val="-12"/>
          <w:sz w:val="24"/>
        </w:rPr>
        <w:t xml:space="preserve">W, </w:t>
      </w:r>
      <w:r>
        <w:rPr>
          <w:spacing w:val="-5"/>
          <w:sz w:val="24"/>
        </w:rPr>
        <w:t xml:space="preserve">Wang </w:t>
      </w:r>
      <w:r>
        <w:rPr>
          <w:sz w:val="24"/>
        </w:rPr>
        <w:t xml:space="preserve">B, et al. Metastatic pattern discriminates survival benefit of type of surgery in patients with de </w:t>
      </w:r>
      <w:r>
        <w:rPr>
          <w:spacing w:val="-3"/>
          <w:sz w:val="24"/>
        </w:rPr>
        <w:t xml:space="preserve">novo </w:t>
      </w:r>
      <w:r>
        <w:rPr>
          <w:sz w:val="24"/>
        </w:rPr>
        <w:t xml:space="preserve">stage </w:t>
      </w:r>
      <w:r>
        <w:rPr>
          <w:spacing w:val="-3"/>
          <w:sz w:val="24"/>
        </w:rPr>
        <w:t xml:space="preserve">iv </w:t>
      </w:r>
      <w:r>
        <w:rPr>
          <w:sz w:val="24"/>
        </w:rPr>
        <w:t xml:space="preserve">breast cancer based on seer database. </w:t>
      </w:r>
      <w:r>
        <w:rPr>
          <w:i/>
          <w:spacing w:val="-4"/>
          <w:sz w:val="24"/>
        </w:rPr>
        <w:t xml:space="preserve">Frontiers </w:t>
      </w:r>
      <w:r>
        <w:rPr>
          <w:i/>
          <w:sz w:val="24"/>
        </w:rPr>
        <w:t>in</w:t>
      </w:r>
      <w:bookmarkStart w:id="28" w:name="_bookmark21"/>
      <w:bookmarkEnd w:id="28"/>
      <w:r>
        <w:rPr>
          <w:i/>
          <w:sz w:val="24"/>
        </w:rPr>
        <w:t xml:space="preserve"> Surgery </w:t>
      </w:r>
      <w:r>
        <w:rPr>
          <w:b/>
          <w:sz w:val="24"/>
        </w:rPr>
        <w:t xml:space="preserve">8 </w:t>
      </w:r>
      <w:r>
        <w:rPr>
          <w:sz w:val="24"/>
        </w:rPr>
        <w:t>(2021)</w:t>
      </w:r>
      <w:r>
        <w:rPr>
          <w:spacing w:val="-4"/>
          <w:sz w:val="24"/>
        </w:rPr>
        <w:t xml:space="preserve"> </w:t>
      </w:r>
      <w:r>
        <w:rPr>
          <w:sz w:val="24"/>
        </w:rPr>
        <w:t>696628.</w:t>
      </w:r>
    </w:p>
    <w:p w14:paraId="427424A4">
      <w:pPr>
        <w:pStyle w:val="15"/>
        <w:numPr>
          <w:ilvl w:val="0"/>
          <w:numId w:val="5"/>
        </w:numPr>
        <w:tabs>
          <w:tab w:val="left" w:pos="428"/>
        </w:tabs>
        <w:spacing w:before="3" w:line="259" w:lineRule="auto"/>
        <w:ind w:left="487" w:right="192" w:hanging="359"/>
        <w:jc w:val="both"/>
        <w:rPr>
          <w:sz w:val="24"/>
        </w:rPr>
      </w:pPr>
      <w:r>
        <w:rPr>
          <w:sz w:val="24"/>
        </w:rPr>
        <w:t xml:space="preserve">.Li C, Liu M, Zhang </w:t>
      </w:r>
      <w:r>
        <w:rPr>
          <w:spacing w:val="-16"/>
          <w:sz w:val="24"/>
        </w:rPr>
        <w:t xml:space="preserve">Y, </w:t>
      </w:r>
      <w:r>
        <w:rPr>
          <w:spacing w:val="-5"/>
          <w:sz w:val="24"/>
        </w:rPr>
        <w:t xml:space="preserve">Wang </w:t>
      </w:r>
      <w:r>
        <w:rPr>
          <w:spacing w:val="-16"/>
          <w:sz w:val="24"/>
        </w:rPr>
        <w:t xml:space="preserve">Y, </w:t>
      </w:r>
      <w:r>
        <w:rPr>
          <w:sz w:val="24"/>
        </w:rPr>
        <w:t>Li J, Sun S, et al. Novel models by machine learning to predict</w:t>
      </w:r>
      <w:bookmarkStart w:id="29" w:name="_bookmark22"/>
      <w:bookmarkEnd w:id="29"/>
      <w:r>
        <w:rPr>
          <w:sz w:val="24"/>
        </w:rPr>
        <w:t xml:space="preserve"> prognosis of breast cancer brain metastases. </w:t>
      </w:r>
      <w:r>
        <w:rPr>
          <w:i/>
          <w:sz w:val="24"/>
        </w:rPr>
        <w:t xml:space="preserve">Journal of translational medicine </w:t>
      </w:r>
      <w:r>
        <w:rPr>
          <w:b/>
          <w:sz w:val="24"/>
        </w:rPr>
        <w:t xml:space="preserve">21 </w:t>
      </w:r>
      <w:r>
        <w:rPr>
          <w:sz w:val="24"/>
        </w:rPr>
        <w:t>(2023)</w:t>
      </w:r>
      <w:r>
        <w:rPr>
          <w:spacing w:val="-5"/>
          <w:sz w:val="24"/>
        </w:rPr>
        <w:t xml:space="preserve"> </w:t>
      </w:r>
      <w:r>
        <w:rPr>
          <w:sz w:val="24"/>
        </w:rPr>
        <w:t>404.</w:t>
      </w:r>
    </w:p>
    <w:p w14:paraId="7CAE8310">
      <w:pPr>
        <w:pStyle w:val="15"/>
        <w:numPr>
          <w:ilvl w:val="0"/>
          <w:numId w:val="5"/>
        </w:numPr>
        <w:tabs>
          <w:tab w:val="left" w:pos="428"/>
        </w:tabs>
        <w:spacing w:before="1" w:line="259" w:lineRule="auto"/>
        <w:ind w:left="479" w:right="192" w:hanging="351"/>
        <w:jc w:val="both"/>
        <w:rPr>
          <w:sz w:val="24"/>
        </w:rPr>
      </w:pPr>
      <w:r>
        <w:rPr>
          <w:sz w:val="24"/>
        </w:rPr>
        <w:t xml:space="preserve">.King </w:t>
      </w:r>
      <w:r>
        <w:rPr>
          <w:spacing w:val="-8"/>
          <w:sz w:val="24"/>
        </w:rPr>
        <w:t xml:space="preserve">TA, </w:t>
      </w:r>
      <w:r>
        <w:rPr>
          <w:spacing w:val="-3"/>
          <w:sz w:val="24"/>
        </w:rPr>
        <w:t xml:space="preserve">Lyman </w:t>
      </w:r>
      <w:r>
        <w:rPr>
          <w:spacing w:val="-9"/>
          <w:sz w:val="24"/>
        </w:rPr>
        <w:t xml:space="preserve">JP, </w:t>
      </w:r>
      <w:r>
        <w:rPr>
          <w:sz w:val="24"/>
        </w:rPr>
        <w:t xml:space="preserve">Gonen M, </w:t>
      </w:r>
      <w:r>
        <w:rPr>
          <w:spacing w:val="-8"/>
          <w:sz w:val="24"/>
        </w:rPr>
        <w:t xml:space="preserve">Voci </w:t>
      </w:r>
      <w:r>
        <w:rPr>
          <w:sz w:val="24"/>
        </w:rPr>
        <w:t xml:space="preserve">A, De Brot M, Boafo C, et al. Prognostic impact of 21-gene recurrence score in patients with stage </w:t>
      </w:r>
      <w:r>
        <w:rPr>
          <w:spacing w:val="-4"/>
          <w:sz w:val="24"/>
        </w:rPr>
        <w:t xml:space="preserve">iv </w:t>
      </w:r>
      <w:r>
        <w:rPr>
          <w:sz w:val="24"/>
        </w:rPr>
        <w:t xml:space="preserve">breast cancer: Tbcrc 013. </w:t>
      </w:r>
      <w:r>
        <w:rPr>
          <w:i/>
          <w:sz w:val="24"/>
        </w:rPr>
        <w:t xml:space="preserve">Journal of Clinical Oncology </w:t>
      </w:r>
      <w:r>
        <w:rPr>
          <w:b/>
          <w:sz w:val="24"/>
        </w:rPr>
        <w:t>34</w:t>
      </w:r>
      <w:bookmarkStart w:id="30" w:name="_bookmark23"/>
      <w:bookmarkEnd w:id="30"/>
      <w:r>
        <w:rPr>
          <w:b/>
          <w:sz w:val="24"/>
        </w:rPr>
        <w:t xml:space="preserve"> </w:t>
      </w:r>
      <w:r>
        <w:rPr>
          <w:sz w:val="24"/>
        </w:rPr>
        <w:t>(2016)</w:t>
      </w:r>
      <w:r>
        <w:rPr>
          <w:spacing w:val="-2"/>
          <w:sz w:val="24"/>
        </w:rPr>
        <w:t xml:space="preserve"> </w:t>
      </w:r>
      <w:r>
        <w:rPr>
          <w:sz w:val="24"/>
        </w:rPr>
        <w:t>2359.</w:t>
      </w:r>
    </w:p>
    <w:p w14:paraId="4DE6F4B2">
      <w:pPr>
        <w:pStyle w:val="15"/>
        <w:numPr>
          <w:ilvl w:val="0"/>
          <w:numId w:val="5"/>
        </w:numPr>
        <w:tabs>
          <w:tab w:val="left" w:pos="428"/>
        </w:tabs>
        <w:spacing w:before="3" w:line="259" w:lineRule="auto"/>
        <w:ind w:left="487" w:right="176" w:hanging="359"/>
        <w:jc w:val="both"/>
        <w:rPr>
          <w:sz w:val="24"/>
        </w:rPr>
      </w:pPr>
      <w:r>
        <w:rPr>
          <w:sz w:val="24"/>
        </w:rPr>
        <w:t xml:space="preserve">.Li C, </w:t>
      </w:r>
      <w:r>
        <w:rPr>
          <w:spacing w:val="-5"/>
          <w:sz w:val="24"/>
        </w:rPr>
        <w:t xml:space="preserve">Wang </w:t>
      </w:r>
      <w:r>
        <w:rPr>
          <w:spacing w:val="-16"/>
          <w:sz w:val="24"/>
        </w:rPr>
        <w:t xml:space="preserve">Y, </w:t>
      </w:r>
      <w:r>
        <w:rPr>
          <w:sz w:val="24"/>
        </w:rPr>
        <w:t xml:space="preserve">Bai H, Liu M, Cai </w:t>
      </w:r>
      <w:r>
        <w:rPr>
          <w:spacing w:val="-16"/>
          <w:sz w:val="24"/>
        </w:rPr>
        <w:t xml:space="preserve">Y, </w:t>
      </w:r>
      <w:r>
        <w:rPr>
          <w:sz w:val="24"/>
        </w:rPr>
        <w:t xml:space="preserve">Zhang </w:t>
      </w:r>
      <w:r>
        <w:rPr>
          <w:spacing w:val="-16"/>
          <w:sz w:val="24"/>
        </w:rPr>
        <w:t xml:space="preserve">Y, </w:t>
      </w:r>
      <w:r>
        <w:rPr>
          <w:sz w:val="24"/>
        </w:rPr>
        <w:t>et al. Deep neural network provides personalized treatment</w:t>
      </w:r>
      <w:r>
        <w:rPr>
          <w:spacing w:val="-14"/>
          <w:sz w:val="24"/>
        </w:rPr>
        <w:t xml:space="preserve"> </w:t>
      </w:r>
      <w:r>
        <w:rPr>
          <w:sz w:val="24"/>
        </w:rPr>
        <w:t>recommendations</w:t>
      </w:r>
      <w:r>
        <w:rPr>
          <w:spacing w:val="-15"/>
          <w:sz w:val="24"/>
        </w:rPr>
        <w:t xml:space="preserve"> </w:t>
      </w:r>
      <w:r>
        <w:rPr>
          <w:sz w:val="24"/>
        </w:rPr>
        <w:t>for</w:t>
      </w:r>
      <w:r>
        <w:rPr>
          <w:spacing w:val="-14"/>
          <w:sz w:val="24"/>
        </w:rPr>
        <w:t xml:space="preserve"> </w:t>
      </w:r>
      <w:r>
        <w:rPr>
          <w:sz w:val="24"/>
        </w:rPr>
        <w:t>de</w:t>
      </w:r>
      <w:r>
        <w:rPr>
          <w:spacing w:val="-14"/>
          <w:sz w:val="24"/>
        </w:rPr>
        <w:t xml:space="preserve"> </w:t>
      </w:r>
      <w:r>
        <w:rPr>
          <w:spacing w:val="-3"/>
          <w:sz w:val="24"/>
        </w:rPr>
        <w:t>novo</w:t>
      </w:r>
      <w:r>
        <w:rPr>
          <w:spacing w:val="-14"/>
          <w:sz w:val="24"/>
        </w:rPr>
        <w:t xml:space="preserve"> </w:t>
      </w:r>
      <w:r>
        <w:rPr>
          <w:sz w:val="24"/>
        </w:rPr>
        <w:t>metastatic</w:t>
      </w:r>
      <w:r>
        <w:rPr>
          <w:spacing w:val="-15"/>
          <w:sz w:val="24"/>
        </w:rPr>
        <w:t xml:space="preserve"> </w:t>
      </w:r>
      <w:r>
        <w:rPr>
          <w:sz w:val="24"/>
        </w:rPr>
        <w:t>breast</w:t>
      </w:r>
      <w:r>
        <w:rPr>
          <w:spacing w:val="-14"/>
          <w:sz w:val="24"/>
        </w:rPr>
        <w:t xml:space="preserve"> </w:t>
      </w:r>
      <w:r>
        <w:rPr>
          <w:sz w:val="24"/>
        </w:rPr>
        <w:t>cancer</w:t>
      </w:r>
      <w:r>
        <w:rPr>
          <w:spacing w:val="-14"/>
          <w:sz w:val="24"/>
        </w:rPr>
        <w:t xml:space="preserve"> </w:t>
      </w:r>
      <w:r>
        <w:rPr>
          <w:sz w:val="24"/>
        </w:rPr>
        <w:t>patients.</w:t>
      </w:r>
      <w:r>
        <w:rPr>
          <w:spacing w:val="7"/>
          <w:sz w:val="24"/>
        </w:rPr>
        <w:t xml:space="preserve"> </w:t>
      </w:r>
      <w:r>
        <w:rPr>
          <w:i/>
          <w:sz w:val="24"/>
        </w:rPr>
        <w:t>Journal</w:t>
      </w:r>
      <w:r>
        <w:rPr>
          <w:i/>
          <w:spacing w:val="-14"/>
          <w:sz w:val="24"/>
        </w:rPr>
        <w:t xml:space="preserve"> </w:t>
      </w:r>
      <w:r>
        <w:rPr>
          <w:i/>
          <w:sz w:val="24"/>
        </w:rPr>
        <w:t>of</w:t>
      </w:r>
      <w:r>
        <w:rPr>
          <w:i/>
          <w:spacing w:val="-14"/>
          <w:sz w:val="24"/>
        </w:rPr>
        <w:t xml:space="preserve"> </w:t>
      </w:r>
      <w:r>
        <w:rPr>
          <w:i/>
          <w:sz w:val="24"/>
        </w:rPr>
        <w:t>Cancer</w:t>
      </w:r>
      <w:r>
        <w:rPr>
          <w:i/>
          <w:spacing w:val="-10"/>
          <w:sz w:val="24"/>
        </w:rPr>
        <w:t xml:space="preserve"> </w:t>
      </w:r>
      <w:r>
        <w:rPr>
          <w:b/>
          <w:sz w:val="24"/>
        </w:rPr>
        <w:t>15</w:t>
      </w:r>
      <w:r>
        <w:rPr>
          <w:b/>
          <w:spacing w:val="-14"/>
          <w:sz w:val="24"/>
        </w:rPr>
        <w:t xml:space="preserve"> </w:t>
      </w:r>
      <w:r>
        <w:rPr>
          <w:spacing w:val="-3"/>
          <w:sz w:val="24"/>
        </w:rPr>
        <w:t>(2024)</w:t>
      </w:r>
      <w:bookmarkStart w:id="31" w:name="_bookmark24"/>
      <w:bookmarkEnd w:id="31"/>
      <w:r>
        <w:rPr>
          <w:spacing w:val="-3"/>
          <w:sz w:val="24"/>
        </w:rPr>
        <w:t xml:space="preserve"> </w:t>
      </w:r>
      <w:r>
        <w:rPr>
          <w:sz w:val="24"/>
        </w:rPr>
        <w:t>6668.</w:t>
      </w:r>
    </w:p>
    <w:p w14:paraId="3046427B">
      <w:pPr>
        <w:pStyle w:val="15"/>
        <w:numPr>
          <w:ilvl w:val="0"/>
          <w:numId w:val="5"/>
        </w:numPr>
        <w:tabs>
          <w:tab w:val="left" w:pos="428"/>
        </w:tabs>
        <w:spacing w:line="259" w:lineRule="auto"/>
        <w:ind w:left="487" w:right="192" w:hanging="359"/>
        <w:jc w:val="both"/>
        <w:rPr>
          <w:sz w:val="24"/>
        </w:rPr>
      </w:pPr>
      <w:r>
        <w:rPr>
          <w:sz w:val="24"/>
        </w:rPr>
        <w:t>.Jiang</w:t>
      </w:r>
      <w:r>
        <w:rPr>
          <w:spacing w:val="-13"/>
          <w:sz w:val="24"/>
        </w:rPr>
        <w:t xml:space="preserve"> </w:t>
      </w:r>
      <w:r>
        <w:rPr>
          <w:sz w:val="24"/>
        </w:rPr>
        <w:t>Z,</w:t>
      </w:r>
      <w:r>
        <w:rPr>
          <w:spacing w:val="-13"/>
          <w:sz w:val="24"/>
        </w:rPr>
        <w:t xml:space="preserve"> </w:t>
      </w:r>
      <w:r>
        <w:rPr>
          <w:sz w:val="24"/>
        </w:rPr>
        <w:t>Ouyang</w:t>
      </w:r>
      <w:r>
        <w:rPr>
          <w:spacing w:val="-13"/>
          <w:sz w:val="24"/>
        </w:rPr>
        <w:t xml:space="preserve"> </w:t>
      </w:r>
      <w:r>
        <w:rPr>
          <w:sz w:val="24"/>
        </w:rPr>
        <w:t>Q,</w:t>
      </w:r>
      <w:r>
        <w:rPr>
          <w:spacing w:val="-12"/>
          <w:sz w:val="24"/>
        </w:rPr>
        <w:t xml:space="preserve"> </w:t>
      </w:r>
      <w:r>
        <w:rPr>
          <w:sz w:val="24"/>
        </w:rPr>
        <w:t>Sun</w:t>
      </w:r>
      <w:r>
        <w:rPr>
          <w:spacing w:val="-13"/>
          <w:sz w:val="24"/>
        </w:rPr>
        <w:t xml:space="preserve"> </w:t>
      </w:r>
      <w:r>
        <w:rPr>
          <w:spacing w:val="-9"/>
          <w:sz w:val="24"/>
        </w:rPr>
        <w:t>T,</w:t>
      </w:r>
      <w:r>
        <w:rPr>
          <w:spacing w:val="-13"/>
          <w:sz w:val="24"/>
        </w:rPr>
        <w:t xml:space="preserve"> </w:t>
      </w:r>
      <w:r>
        <w:rPr>
          <w:sz w:val="24"/>
        </w:rPr>
        <w:t>Zhang</w:t>
      </w:r>
      <w:r>
        <w:rPr>
          <w:spacing w:val="-13"/>
          <w:sz w:val="24"/>
        </w:rPr>
        <w:t xml:space="preserve"> </w:t>
      </w:r>
      <w:r>
        <w:rPr>
          <w:sz w:val="24"/>
        </w:rPr>
        <w:t>Q,</w:t>
      </w:r>
      <w:r>
        <w:rPr>
          <w:spacing w:val="-12"/>
          <w:sz w:val="24"/>
        </w:rPr>
        <w:t xml:space="preserve"> </w:t>
      </w:r>
      <w:r>
        <w:rPr>
          <w:spacing w:val="-5"/>
          <w:sz w:val="24"/>
        </w:rPr>
        <w:t>Teng</w:t>
      </w:r>
      <w:r>
        <w:rPr>
          <w:spacing w:val="-13"/>
          <w:sz w:val="24"/>
        </w:rPr>
        <w:t xml:space="preserve"> </w:t>
      </w:r>
      <w:r>
        <w:rPr>
          <w:spacing w:val="-16"/>
          <w:sz w:val="24"/>
        </w:rPr>
        <w:t>Y,</w:t>
      </w:r>
      <w:r>
        <w:rPr>
          <w:spacing w:val="-13"/>
          <w:sz w:val="24"/>
        </w:rPr>
        <w:t xml:space="preserve"> </w:t>
      </w:r>
      <w:r>
        <w:rPr>
          <w:sz w:val="24"/>
        </w:rPr>
        <w:t>Cui</w:t>
      </w:r>
      <w:r>
        <w:rPr>
          <w:spacing w:val="-13"/>
          <w:sz w:val="24"/>
        </w:rPr>
        <w:t xml:space="preserve"> </w:t>
      </w:r>
      <w:r>
        <w:rPr>
          <w:sz w:val="24"/>
        </w:rPr>
        <w:t>J,</w:t>
      </w:r>
      <w:r>
        <w:rPr>
          <w:spacing w:val="-12"/>
          <w:sz w:val="24"/>
        </w:rPr>
        <w:t xml:space="preserve"> </w:t>
      </w:r>
      <w:r>
        <w:rPr>
          <w:sz w:val="24"/>
        </w:rPr>
        <w:t>et</w:t>
      </w:r>
      <w:r>
        <w:rPr>
          <w:spacing w:val="-13"/>
          <w:sz w:val="24"/>
        </w:rPr>
        <w:t xml:space="preserve"> </w:t>
      </w:r>
      <w:r>
        <w:rPr>
          <w:sz w:val="24"/>
        </w:rPr>
        <w:t>al.</w:t>
      </w:r>
      <w:r>
        <w:rPr>
          <w:spacing w:val="9"/>
          <w:sz w:val="24"/>
        </w:rPr>
        <w:t xml:space="preserve"> </w:t>
      </w:r>
      <w:r>
        <w:rPr>
          <w:sz w:val="24"/>
        </w:rPr>
        <w:t>Toripalimab</w:t>
      </w:r>
      <w:r>
        <w:rPr>
          <w:spacing w:val="-13"/>
          <w:sz w:val="24"/>
        </w:rPr>
        <w:t xml:space="preserve"> </w:t>
      </w:r>
      <w:r>
        <w:rPr>
          <w:sz w:val="24"/>
        </w:rPr>
        <w:t>plus</w:t>
      </w:r>
      <w:r>
        <w:rPr>
          <w:spacing w:val="-13"/>
          <w:sz w:val="24"/>
        </w:rPr>
        <w:t xml:space="preserve"> </w:t>
      </w:r>
      <w:r>
        <w:rPr>
          <w:sz w:val="24"/>
        </w:rPr>
        <w:t>nab-paclitaxel</w:t>
      </w:r>
      <w:r>
        <w:rPr>
          <w:spacing w:val="-13"/>
          <w:sz w:val="24"/>
        </w:rPr>
        <w:t xml:space="preserve"> </w:t>
      </w:r>
      <w:r>
        <w:rPr>
          <w:sz w:val="24"/>
        </w:rPr>
        <w:t>in</w:t>
      </w:r>
      <w:r>
        <w:rPr>
          <w:spacing w:val="-12"/>
          <w:sz w:val="24"/>
        </w:rPr>
        <w:t xml:space="preserve"> </w:t>
      </w:r>
      <w:r>
        <w:rPr>
          <w:sz w:val="24"/>
        </w:rPr>
        <w:t>metastatic</w:t>
      </w:r>
      <w:bookmarkStart w:id="32" w:name="_bookmark25"/>
      <w:bookmarkEnd w:id="32"/>
      <w:r>
        <w:rPr>
          <w:sz w:val="24"/>
        </w:rPr>
        <w:t xml:space="preserve"> or recurrent triple-negative breast cancer: a randomized phase 3 trial. </w:t>
      </w:r>
      <w:r>
        <w:rPr>
          <w:i/>
          <w:sz w:val="24"/>
        </w:rPr>
        <w:t xml:space="preserve">Nature Medicine </w:t>
      </w:r>
      <w:r>
        <w:rPr>
          <w:sz w:val="24"/>
        </w:rPr>
        <w:t>(2024)</w:t>
      </w:r>
      <w:r>
        <w:rPr>
          <w:spacing w:val="-30"/>
          <w:sz w:val="24"/>
        </w:rPr>
        <w:t xml:space="preserve"> </w:t>
      </w:r>
      <w:r>
        <w:rPr>
          <w:sz w:val="24"/>
        </w:rPr>
        <w:t>1–8.</w:t>
      </w:r>
    </w:p>
    <w:p w14:paraId="12713F27">
      <w:pPr>
        <w:pStyle w:val="15"/>
        <w:numPr>
          <w:ilvl w:val="0"/>
          <w:numId w:val="5"/>
        </w:numPr>
        <w:tabs>
          <w:tab w:val="left" w:pos="428"/>
        </w:tabs>
        <w:spacing w:line="259" w:lineRule="auto"/>
        <w:ind w:left="487" w:right="192" w:hanging="359"/>
        <w:jc w:val="both"/>
        <w:rPr>
          <w:sz w:val="24"/>
        </w:rPr>
      </w:pPr>
      <w:r>
        <w:rPr>
          <w:sz w:val="24"/>
        </w:rPr>
        <w:t xml:space="preserve">.Li C, Liu M, Li J, </w:t>
      </w:r>
      <w:r>
        <w:rPr>
          <w:spacing w:val="-5"/>
          <w:sz w:val="24"/>
        </w:rPr>
        <w:t xml:space="preserve">Wang </w:t>
      </w:r>
      <w:r>
        <w:rPr>
          <w:spacing w:val="-11"/>
          <w:sz w:val="24"/>
        </w:rPr>
        <w:t xml:space="preserve">W, </w:t>
      </w:r>
      <w:r>
        <w:rPr>
          <w:sz w:val="24"/>
        </w:rPr>
        <w:t xml:space="preserve">Feng C, Cai </w:t>
      </w:r>
      <w:r>
        <w:rPr>
          <w:spacing w:val="-16"/>
          <w:sz w:val="24"/>
        </w:rPr>
        <w:t xml:space="preserve">Y, </w:t>
      </w:r>
      <w:r>
        <w:rPr>
          <w:sz w:val="24"/>
        </w:rPr>
        <w:t>et al. Machine learning predicts the prognosis of breast</w:t>
      </w:r>
      <w:bookmarkStart w:id="33" w:name="_bookmark26"/>
      <w:bookmarkEnd w:id="33"/>
      <w:r>
        <w:rPr>
          <w:sz w:val="24"/>
        </w:rPr>
        <w:t xml:space="preserve"> cancer patients with initial bone metastases. </w:t>
      </w:r>
      <w:r>
        <w:rPr>
          <w:i/>
          <w:spacing w:val="-4"/>
          <w:sz w:val="24"/>
        </w:rPr>
        <w:t xml:space="preserve">Frontiers </w:t>
      </w:r>
      <w:r>
        <w:rPr>
          <w:i/>
          <w:sz w:val="24"/>
        </w:rPr>
        <w:t xml:space="preserve">in Public Health </w:t>
      </w:r>
      <w:r>
        <w:rPr>
          <w:b/>
          <w:sz w:val="24"/>
        </w:rPr>
        <w:t xml:space="preserve">10 </w:t>
      </w:r>
      <w:r>
        <w:rPr>
          <w:sz w:val="24"/>
        </w:rPr>
        <w:t>(2022)</w:t>
      </w:r>
      <w:r>
        <w:rPr>
          <w:spacing w:val="9"/>
          <w:sz w:val="24"/>
        </w:rPr>
        <w:t xml:space="preserve"> </w:t>
      </w:r>
      <w:r>
        <w:rPr>
          <w:sz w:val="24"/>
        </w:rPr>
        <w:t>1003976.</w:t>
      </w:r>
    </w:p>
    <w:p w14:paraId="1D90862C">
      <w:pPr>
        <w:pStyle w:val="15"/>
        <w:numPr>
          <w:ilvl w:val="0"/>
          <w:numId w:val="5"/>
        </w:numPr>
        <w:tabs>
          <w:tab w:val="left" w:pos="428"/>
        </w:tabs>
        <w:spacing w:line="259" w:lineRule="auto"/>
        <w:ind w:left="469" w:right="192" w:hanging="341"/>
        <w:jc w:val="both"/>
        <w:rPr>
          <w:sz w:val="24"/>
        </w:rPr>
      </w:pPr>
      <w:r>
        <w:rPr>
          <w:w w:val="99"/>
          <w:sz w:val="24"/>
        </w:rPr>
        <w:t>.</w:t>
      </w:r>
      <w:r>
        <w:rPr>
          <w:sz w:val="24"/>
        </w:rPr>
        <w:t>Leone</w:t>
      </w:r>
      <w:r>
        <w:rPr>
          <w:spacing w:val="-1"/>
          <w:sz w:val="24"/>
        </w:rPr>
        <w:t xml:space="preserve"> </w:t>
      </w:r>
      <w:r>
        <w:rPr>
          <w:spacing w:val="-9"/>
          <w:sz w:val="24"/>
        </w:rPr>
        <w:t>B</w:t>
      </w:r>
      <w:r>
        <w:rPr>
          <w:sz w:val="24"/>
        </w:rPr>
        <w:t>A,</w:t>
      </w:r>
      <w:r>
        <w:rPr>
          <w:spacing w:val="-1"/>
          <w:sz w:val="24"/>
        </w:rPr>
        <w:t xml:space="preserve"> </w:t>
      </w:r>
      <w:r>
        <w:rPr>
          <w:spacing w:val="-27"/>
          <w:sz w:val="24"/>
        </w:rPr>
        <w:t>V</w:t>
      </w:r>
      <w:r>
        <w:rPr>
          <w:sz w:val="24"/>
        </w:rPr>
        <w:t>alle</w:t>
      </w:r>
      <w:r>
        <w:rPr>
          <w:spacing w:val="-1"/>
          <w:sz w:val="24"/>
        </w:rPr>
        <w:t>j</w:t>
      </w:r>
      <w:r>
        <w:rPr>
          <w:sz w:val="24"/>
        </w:rPr>
        <w:t>o</w:t>
      </w:r>
      <w:r>
        <w:rPr>
          <w:spacing w:val="-1"/>
          <w:sz w:val="24"/>
        </w:rPr>
        <w:t xml:space="preserve"> </w:t>
      </w:r>
      <w:r>
        <w:rPr>
          <w:sz w:val="24"/>
        </w:rPr>
        <w:t>C</w:t>
      </w:r>
      <w:r>
        <w:rPr>
          <w:spacing w:val="-18"/>
          <w:sz w:val="24"/>
        </w:rPr>
        <w:t>T</w:t>
      </w:r>
      <w:r>
        <w:rPr>
          <w:sz w:val="24"/>
        </w:rPr>
        <w:t>,</w:t>
      </w:r>
      <w:r>
        <w:rPr>
          <w:spacing w:val="-1"/>
          <w:sz w:val="24"/>
        </w:rPr>
        <w:t xml:space="preserve"> </w:t>
      </w:r>
      <w:r>
        <w:rPr>
          <w:sz w:val="24"/>
        </w:rPr>
        <w:t>Romero</w:t>
      </w:r>
      <w:r>
        <w:rPr>
          <w:spacing w:val="-1"/>
          <w:sz w:val="24"/>
        </w:rPr>
        <w:t xml:space="preserve"> </w:t>
      </w:r>
      <w:r>
        <w:rPr>
          <w:spacing w:val="-14"/>
          <w:sz w:val="24"/>
        </w:rPr>
        <w:t>A</w:t>
      </w:r>
      <w:r>
        <w:rPr>
          <w:sz w:val="24"/>
        </w:rPr>
        <w:t>O,</w:t>
      </w:r>
      <w:r>
        <w:rPr>
          <w:spacing w:val="-1"/>
          <w:sz w:val="24"/>
        </w:rPr>
        <w:t xml:space="preserve"> </w:t>
      </w:r>
      <w:r>
        <w:rPr>
          <w:sz w:val="24"/>
        </w:rPr>
        <w:t>Machi</w:t>
      </w:r>
      <w:r>
        <w:rPr>
          <w:spacing w:val="-5"/>
          <w:sz w:val="24"/>
        </w:rPr>
        <w:t>a</w:t>
      </w:r>
      <w:r>
        <w:rPr>
          <w:spacing w:val="-4"/>
          <w:sz w:val="24"/>
        </w:rPr>
        <w:t>v</w:t>
      </w:r>
      <w:r>
        <w:rPr>
          <w:sz w:val="24"/>
        </w:rPr>
        <w:t>elli</w:t>
      </w:r>
      <w:r>
        <w:rPr>
          <w:spacing w:val="-1"/>
          <w:sz w:val="24"/>
        </w:rPr>
        <w:t xml:space="preserve"> </w:t>
      </w:r>
      <w:r>
        <w:rPr>
          <w:sz w:val="24"/>
        </w:rPr>
        <w:t>MR,</w:t>
      </w:r>
      <w:r>
        <w:rPr>
          <w:spacing w:val="-1"/>
          <w:sz w:val="24"/>
        </w:rPr>
        <w:t xml:space="preserve"> P</w:t>
      </w:r>
      <w:r>
        <w:rPr>
          <w:spacing w:val="-95"/>
          <w:sz w:val="24"/>
        </w:rPr>
        <w:t>e</w:t>
      </w:r>
      <w:r>
        <w:rPr>
          <w:spacing w:val="14"/>
          <w:w w:val="99"/>
          <w:sz w:val="24"/>
        </w:rPr>
        <w:t>´</w:t>
      </w:r>
      <w:r>
        <w:rPr>
          <w:sz w:val="24"/>
        </w:rPr>
        <w:t>rez</w:t>
      </w:r>
      <w:r>
        <w:rPr>
          <w:spacing w:val="-1"/>
          <w:sz w:val="24"/>
        </w:rPr>
        <w:t xml:space="preserve"> </w:t>
      </w:r>
      <w:r>
        <w:rPr>
          <w:sz w:val="24"/>
        </w:rPr>
        <w:t>JE,</w:t>
      </w:r>
      <w:r>
        <w:rPr>
          <w:spacing w:val="-1"/>
          <w:sz w:val="24"/>
        </w:rPr>
        <w:t xml:space="preserve"> </w:t>
      </w:r>
      <w:r>
        <w:rPr>
          <w:sz w:val="24"/>
        </w:rPr>
        <w:t>Leone</w:t>
      </w:r>
      <w:r>
        <w:rPr>
          <w:spacing w:val="-1"/>
          <w:sz w:val="24"/>
        </w:rPr>
        <w:t xml:space="preserve"> </w:t>
      </w:r>
      <w:r>
        <w:rPr>
          <w:sz w:val="24"/>
        </w:rPr>
        <w:t>J,</w:t>
      </w:r>
      <w:r>
        <w:rPr>
          <w:spacing w:val="-1"/>
          <w:sz w:val="24"/>
        </w:rPr>
        <w:t xml:space="preserve"> </w:t>
      </w:r>
      <w:r>
        <w:rPr>
          <w:sz w:val="24"/>
        </w:rPr>
        <w:t>et</w:t>
      </w:r>
      <w:r>
        <w:rPr>
          <w:spacing w:val="-1"/>
          <w:sz w:val="24"/>
        </w:rPr>
        <w:t xml:space="preserve"> </w:t>
      </w:r>
      <w:r>
        <w:rPr>
          <w:sz w:val="24"/>
        </w:rPr>
        <w:t>al.</w:t>
      </w:r>
      <w:r>
        <w:rPr>
          <w:spacing w:val="25"/>
          <w:sz w:val="24"/>
        </w:rPr>
        <w:t xml:space="preserve"> </w:t>
      </w:r>
      <w:r>
        <w:rPr>
          <w:sz w:val="24"/>
        </w:rPr>
        <w:t>Prognostic</w:t>
      </w:r>
      <w:r>
        <w:rPr>
          <w:spacing w:val="-1"/>
          <w:sz w:val="24"/>
        </w:rPr>
        <w:t xml:space="preserve"> </w:t>
      </w:r>
      <w:r>
        <w:rPr>
          <w:sz w:val="24"/>
        </w:rPr>
        <w:t>impact</w:t>
      </w:r>
      <w:r>
        <w:rPr>
          <w:spacing w:val="-1"/>
          <w:sz w:val="24"/>
        </w:rPr>
        <w:t xml:space="preserve"> </w:t>
      </w:r>
      <w:r>
        <w:rPr>
          <w:sz w:val="24"/>
        </w:rPr>
        <w:t xml:space="preserve">of metastatic pattern in stage </w:t>
      </w:r>
      <w:r>
        <w:rPr>
          <w:spacing w:val="-3"/>
          <w:sz w:val="24"/>
        </w:rPr>
        <w:t xml:space="preserve">iv </w:t>
      </w:r>
      <w:r>
        <w:rPr>
          <w:sz w:val="24"/>
        </w:rPr>
        <w:t xml:space="preserve">breast cancer at initial diagnosis. </w:t>
      </w:r>
      <w:r>
        <w:rPr>
          <w:i/>
          <w:sz w:val="24"/>
        </w:rPr>
        <w:t xml:space="preserve">Breast cancer </w:t>
      </w:r>
      <w:r>
        <w:rPr>
          <w:i/>
          <w:spacing w:val="-3"/>
          <w:sz w:val="24"/>
        </w:rPr>
        <w:t xml:space="preserve">research </w:t>
      </w:r>
      <w:r>
        <w:rPr>
          <w:i/>
          <w:sz w:val="24"/>
        </w:rPr>
        <w:t>and treatment</w:t>
      </w:r>
      <w:bookmarkStart w:id="34" w:name="_bookmark27"/>
      <w:bookmarkEnd w:id="34"/>
      <w:r>
        <w:rPr>
          <w:i/>
          <w:sz w:val="24"/>
        </w:rPr>
        <w:t xml:space="preserve"> </w:t>
      </w:r>
      <w:r>
        <w:rPr>
          <w:b/>
          <w:sz w:val="24"/>
        </w:rPr>
        <w:t xml:space="preserve">161 </w:t>
      </w:r>
      <w:r>
        <w:rPr>
          <w:sz w:val="24"/>
        </w:rPr>
        <w:t>(2017)</w:t>
      </w:r>
      <w:r>
        <w:rPr>
          <w:spacing w:val="-3"/>
          <w:sz w:val="24"/>
        </w:rPr>
        <w:t xml:space="preserve"> </w:t>
      </w:r>
      <w:r>
        <w:rPr>
          <w:sz w:val="24"/>
        </w:rPr>
        <w:t>537–548.</w:t>
      </w:r>
    </w:p>
    <w:p w14:paraId="4C781901">
      <w:pPr>
        <w:pStyle w:val="15"/>
        <w:numPr>
          <w:ilvl w:val="0"/>
          <w:numId w:val="5"/>
        </w:numPr>
        <w:tabs>
          <w:tab w:val="left" w:pos="428"/>
        </w:tabs>
        <w:spacing w:before="3"/>
        <w:ind w:left="427" w:hanging="300"/>
        <w:jc w:val="both"/>
        <w:rPr>
          <w:sz w:val="24"/>
        </w:rPr>
      </w:pPr>
      <w:r>
        <w:rPr>
          <w:spacing w:val="-4"/>
          <w:sz w:val="24"/>
        </w:rPr>
        <w:t>.</w:t>
      </w:r>
      <w:del w:id="92" w:author="赵启帆" w:date="2025-12-23T20:51:21Z">
        <w:r>
          <w:rPr>
            <w:spacing w:val="-4"/>
            <w:sz w:val="24"/>
          </w:rPr>
          <w:delText>Wu</w:delText>
        </w:r>
      </w:del>
      <w:del w:id="93" w:author="赵启帆" w:date="2025-12-23T20:51:21Z">
        <w:r>
          <w:rPr>
            <w:spacing w:val="-11"/>
            <w:sz w:val="24"/>
          </w:rPr>
          <w:delText xml:space="preserve"> </w:delText>
        </w:r>
      </w:del>
      <w:del w:id="94" w:author="赵启帆" w:date="2025-12-23T20:51:21Z">
        <w:r>
          <w:rPr>
            <w:sz w:val="24"/>
          </w:rPr>
          <w:delText>X,</w:delText>
        </w:r>
      </w:del>
      <w:del w:id="95" w:author="赵启帆" w:date="2025-12-23T20:51:21Z">
        <w:r>
          <w:rPr>
            <w:spacing w:val="-11"/>
            <w:sz w:val="24"/>
          </w:rPr>
          <w:delText xml:space="preserve"> </w:delText>
        </w:r>
      </w:del>
      <w:del w:id="96" w:author="赵启帆" w:date="2025-12-23T20:51:21Z">
        <w:r>
          <w:rPr>
            <w:spacing w:val="-5"/>
            <w:sz w:val="24"/>
          </w:rPr>
          <w:delText>Teng</w:delText>
        </w:r>
      </w:del>
      <w:del w:id="97" w:author="赵启帆" w:date="2025-12-23T20:51:21Z">
        <w:r>
          <w:rPr>
            <w:spacing w:val="-11"/>
            <w:sz w:val="24"/>
          </w:rPr>
          <w:delText xml:space="preserve"> </w:delText>
        </w:r>
      </w:del>
      <w:del w:id="98" w:author="赵启帆" w:date="2025-12-23T20:51:21Z">
        <w:r>
          <w:rPr>
            <w:spacing w:val="-10"/>
            <w:sz w:val="24"/>
          </w:rPr>
          <w:delText>F,</w:delText>
        </w:r>
      </w:del>
      <w:del w:id="99" w:author="赵启帆" w:date="2025-12-23T20:51:21Z">
        <w:r>
          <w:rPr>
            <w:spacing w:val="-11"/>
            <w:sz w:val="24"/>
          </w:rPr>
          <w:delText xml:space="preserve"> </w:delText>
        </w:r>
      </w:del>
      <w:del w:id="100" w:author="赵启帆" w:date="2025-12-23T20:51:21Z">
        <w:r>
          <w:rPr>
            <w:sz w:val="24"/>
          </w:rPr>
          <w:delText>Li</w:delText>
        </w:r>
      </w:del>
      <w:del w:id="101" w:author="赵启帆" w:date="2025-12-23T20:51:21Z">
        <w:r>
          <w:rPr>
            <w:spacing w:val="-11"/>
            <w:sz w:val="24"/>
          </w:rPr>
          <w:delText xml:space="preserve"> </w:delText>
        </w:r>
      </w:del>
      <w:del w:id="102" w:author="赵启帆" w:date="2025-12-23T20:51:21Z">
        <w:r>
          <w:rPr>
            <w:sz w:val="24"/>
          </w:rPr>
          <w:delText>X,</w:delText>
        </w:r>
      </w:del>
      <w:del w:id="103" w:author="赵启帆" w:date="2025-12-23T20:51:21Z">
        <w:r>
          <w:rPr>
            <w:spacing w:val="-11"/>
            <w:sz w:val="24"/>
          </w:rPr>
          <w:delText xml:space="preserve"> </w:delText>
        </w:r>
      </w:del>
      <w:del w:id="104" w:author="赵启帆" w:date="2025-12-23T20:51:21Z">
        <w:r>
          <w:rPr>
            <w:sz w:val="24"/>
          </w:rPr>
          <w:delText>Zhang</w:delText>
        </w:r>
      </w:del>
      <w:del w:id="105" w:author="赵启帆" w:date="2025-12-23T20:51:21Z">
        <w:r>
          <w:rPr>
            <w:spacing w:val="-10"/>
            <w:sz w:val="24"/>
          </w:rPr>
          <w:delText xml:space="preserve"> </w:delText>
        </w:r>
      </w:del>
      <w:del w:id="106" w:author="赵启帆" w:date="2025-12-23T20:51:21Z">
        <w:r>
          <w:rPr>
            <w:sz w:val="24"/>
          </w:rPr>
          <w:delText>J,</w:delText>
        </w:r>
      </w:del>
      <w:del w:id="107" w:author="赵启帆" w:date="2025-12-23T20:51:21Z">
        <w:r>
          <w:rPr>
            <w:spacing w:val="-11"/>
            <w:sz w:val="24"/>
          </w:rPr>
          <w:delText xml:space="preserve"> </w:delText>
        </w:r>
      </w:del>
      <w:del w:id="108" w:author="赵启帆" w:date="2025-12-23T20:51:21Z">
        <w:r>
          <w:rPr>
            <w:sz w:val="24"/>
          </w:rPr>
          <w:delText>Li</w:delText>
        </w:r>
      </w:del>
      <w:del w:id="109" w:author="赵启帆" w:date="2025-12-23T20:51:21Z">
        <w:r>
          <w:rPr>
            <w:spacing w:val="-11"/>
            <w:sz w:val="24"/>
          </w:rPr>
          <w:delText xml:space="preserve"> </w:delText>
        </w:r>
      </w:del>
      <w:del w:id="110" w:author="赵启帆" w:date="2025-12-23T20:51:21Z">
        <w:r>
          <w:rPr>
            <w:spacing w:val="-9"/>
            <w:sz w:val="24"/>
          </w:rPr>
          <w:delText>T,</w:delText>
        </w:r>
      </w:del>
      <w:del w:id="111" w:author="赵启帆" w:date="2025-12-23T20:51:21Z">
        <w:r>
          <w:rPr>
            <w:spacing w:val="-11"/>
            <w:sz w:val="24"/>
          </w:rPr>
          <w:delText xml:space="preserve"> </w:delText>
        </w:r>
      </w:del>
      <w:del w:id="112" w:author="赵启帆" w:date="2025-12-23T20:51:21Z">
        <w:r>
          <w:rPr>
            <w:sz w:val="24"/>
          </w:rPr>
          <w:delText>Duan</w:delText>
        </w:r>
      </w:del>
      <w:del w:id="113" w:author="赵启帆" w:date="2025-12-23T20:51:21Z">
        <w:r>
          <w:rPr>
            <w:spacing w:val="-11"/>
            <w:sz w:val="24"/>
          </w:rPr>
          <w:delText xml:space="preserve"> </w:delText>
        </w:r>
      </w:del>
      <w:del w:id="114" w:author="赵启帆" w:date="2025-12-23T20:51:21Z">
        <w:r>
          <w:rPr>
            <w:sz w:val="24"/>
          </w:rPr>
          <w:delText>Q.</w:delText>
        </w:r>
      </w:del>
      <w:del w:id="115" w:author="赵启帆" w:date="2025-12-23T20:51:21Z">
        <w:r>
          <w:rPr>
            <w:spacing w:val="10"/>
            <w:sz w:val="24"/>
          </w:rPr>
          <w:delText xml:space="preserve"> </w:delText>
        </w:r>
      </w:del>
      <w:del w:id="116" w:author="赵启帆" w:date="2025-12-23T20:51:21Z">
        <w:r>
          <w:rPr>
            <w:sz w:val="24"/>
          </w:rPr>
          <w:delText>Out-of-distribution</w:delText>
        </w:r>
      </w:del>
      <w:del w:id="117" w:author="赵启帆" w:date="2025-12-23T20:51:21Z">
        <w:r>
          <w:rPr>
            <w:spacing w:val="-11"/>
            <w:sz w:val="24"/>
          </w:rPr>
          <w:delText xml:space="preserve"> </w:delText>
        </w:r>
      </w:del>
      <w:del w:id="118" w:author="赵启帆" w:date="2025-12-23T20:51:21Z">
        <w:r>
          <w:rPr>
            <w:sz w:val="24"/>
          </w:rPr>
          <w:delText>generalization</w:delText>
        </w:r>
      </w:del>
      <w:del w:id="119" w:author="赵启帆" w:date="2025-12-23T20:51:21Z">
        <w:r>
          <w:rPr>
            <w:spacing w:val="-10"/>
            <w:sz w:val="24"/>
          </w:rPr>
          <w:delText xml:space="preserve"> </w:delText>
        </w:r>
      </w:del>
      <w:del w:id="120" w:author="赵启帆" w:date="2025-12-23T20:51:21Z">
        <w:r>
          <w:rPr>
            <w:sz w:val="24"/>
          </w:rPr>
          <w:delText>in</w:delText>
        </w:r>
      </w:del>
      <w:del w:id="121" w:author="赵启帆" w:date="2025-12-23T20:51:21Z">
        <w:r>
          <w:rPr>
            <w:spacing w:val="-11"/>
            <w:sz w:val="24"/>
          </w:rPr>
          <w:delText xml:space="preserve"> </w:delText>
        </w:r>
      </w:del>
      <w:del w:id="122" w:author="赵启帆" w:date="2025-12-23T20:51:21Z">
        <w:r>
          <w:rPr>
            <w:sz w:val="24"/>
          </w:rPr>
          <w:delText>time</w:delText>
        </w:r>
      </w:del>
      <w:del w:id="123" w:author="赵启帆" w:date="2025-12-23T20:51:21Z">
        <w:r>
          <w:rPr>
            <w:spacing w:val="-11"/>
            <w:sz w:val="24"/>
          </w:rPr>
          <w:delText xml:space="preserve"> </w:delText>
        </w:r>
      </w:del>
      <w:del w:id="124" w:author="赵启帆" w:date="2025-12-23T20:51:21Z">
        <w:r>
          <w:rPr>
            <w:sz w:val="24"/>
          </w:rPr>
          <w:delText>series:</w:delText>
        </w:r>
      </w:del>
      <w:del w:id="125" w:author="赵启帆" w:date="2025-12-23T20:51:21Z">
        <w:r>
          <w:rPr>
            <w:spacing w:val="-11"/>
            <w:sz w:val="24"/>
          </w:rPr>
          <w:delText xml:space="preserve"> </w:delText>
        </w:r>
      </w:del>
      <w:del w:id="126" w:author="赵启帆" w:date="2025-12-23T20:51:21Z">
        <w:r>
          <w:rPr>
            <w:sz w:val="24"/>
          </w:rPr>
          <w:delText>A</w:delText>
        </w:r>
      </w:del>
      <w:del w:id="127" w:author="赵启帆" w:date="2025-12-23T20:51:21Z">
        <w:r>
          <w:rPr>
            <w:spacing w:val="-11"/>
            <w:sz w:val="24"/>
          </w:rPr>
          <w:delText xml:space="preserve"> </w:delText>
        </w:r>
      </w:del>
      <w:del w:id="128" w:author="赵启帆" w:date="2025-12-23T20:51:21Z">
        <w:r>
          <w:rPr>
            <w:spacing w:val="-4"/>
            <w:sz w:val="24"/>
          </w:rPr>
          <w:delText>surve</w:delText>
        </w:r>
      </w:del>
      <w:ins w:id="129" w:author="赵启帆" w:date="2025-12-23T20:51:16Z">
        <w:r>
          <w:rPr>
            <w:rFonts w:hint="eastAsia"/>
            <w:spacing w:val="-4"/>
            <w:sz w:val="24"/>
          </w:rPr>
          <w:t>Liu, H., Kamarthi, H., Kong, L., Zhao, Z., Zhang, C., &amp; Prakash, B. A. (2024). Time-Series Forecasting for Out-of-Distribution Generalization Using Invariant Learning. In Proceedings of the 41st International Conference on Machine Learning (PMLR 235) (pp. 31312–31325). PMLR.</w:t>
        </w:r>
      </w:ins>
      <w:r>
        <w:rPr>
          <w:spacing w:val="-4"/>
          <w:sz w:val="24"/>
        </w:rPr>
        <w:t>.</w:t>
      </w:r>
    </w:p>
    <w:p w14:paraId="36641F18">
      <w:pPr>
        <w:spacing w:before="23"/>
        <w:ind w:left="487"/>
        <w:jc w:val="both"/>
        <w:rPr>
          <w:del w:id="130" w:author="赵启帆" w:date="2025-12-23T20:50:47Z"/>
          <w:sz w:val="24"/>
          <w:rPrChange w:id="131" w:author="赵启帆" w:date="2025-12-23T20:49:19Z">
            <w:rPr>
              <w:del w:id="132" w:author="赵启帆" w:date="2025-12-23T20:50:47Z"/>
              <w:sz w:val="24"/>
            </w:rPr>
          </w:rPrChange>
        </w:rPr>
      </w:pPr>
      <w:del w:id="133" w:author="赵启帆" w:date="2025-12-23T20:50:47Z">
        <w:bookmarkStart w:id="35" w:name="_bookmark32"/>
        <w:bookmarkEnd w:id="35"/>
        <w:r>
          <w:rPr>
            <w:i/>
            <w:sz w:val="24"/>
          </w:rPr>
          <w:delText xml:space="preserve">arXiv preprint arXiv:2503.13868 </w:delText>
        </w:r>
      </w:del>
      <w:del w:id="134" w:author="赵启帆" w:date="2025-12-23T20:50:47Z">
        <w:r>
          <w:rPr>
            <w:sz w:val="24"/>
          </w:rPr>
          <w:delText>(2025).</w:delText>
        </w:r>
      </w:del>
    </w:p>
    <w:p w14:paraId="3A09AC7E">
      <w:pPr>
        <w:pStyle w:val="15"/>
        <w:numPr>
          <w:ilvl w:val="0"/>
          <w:numId w:val="5"/>
        </w:numPr>
        <w:tabs>
          <w:tab w:val="left" w:pos="428"/>
        </w:tabs>
        <w:spacing w:before="22" w:line="259" w:lineRule="auto"/>
        <w:ind w:left="479" w:right="192" w:hanging="351"/>
        <w:jc w:val="both"/>
        <w:rPr>
          <w:sz w:val="24"/>
        </w:rPr>
      </w:pPr>
      <w:r>
        <w:rPr>
          <w:sz w:val="24"/>
        </w:rPr>
        <w:t>.Naser</w:t>
      </w:r>
      <w:r>
        <w:rPr>
          <w:spacing w:val="-10"/>
          <w:sz w:val="24"/>
        </w:rPr>
        <w:t xml:space="preserve"> </w:t>
      </w:r>
      <w:r>
        <w:rPr>
          <w:sz w:val="24"/>
        </w:rPr>
        <w:t>M.</w:t>
      </w:r>
      <w:r>
        <w:rPr>
          <w:spacing w:val="12"/>
          <w:sz w:val="24"/>
        </w:rPr>
        <w:t xml:space="preserve"> </w:t>
      </w:r>
      <w:r>
        <w:rPr>
          <w:sz w:val="24"/>
        </w:rPr>
        <w:t>Causality</w:t>
      </w:r>
      <w:r>
        <w:rPr>
          <w:spacing w:val="-10"/>
          <w:sz w:val="24"/>
        </w:rPr>
        <w:t xml:space="preserve"> </w:t>
      </w:r>
      <w:r>
        <w:rPr>
          <w:sz w:val="24"/>
        </w:rPr>
        <w:t>and</w:t>
      </w:r>
      <w:r>
        <w:rPr>
          <w:spacing w:val="-10"/>
          <w:sz w:val="24"/>
        </w:rPr>
        <w:t xml:space="preserve"> </w:t>
      </w:r>
      <w:r>
        <w:rPr>
          <w:sz w:val="24"/>
        </w:rPr>
        <w:t>causal</w:t>
      </w:r>
      <w:r>
        <w:rPr>
          <w:spacing w:val="-10"/>
          <w:sz w:val="24"/>
        </w:rPr>
        <w:t xml:space="preserve"> </w:t>
      </w:r>
      <w:r>
        <w:rPr>
          <w:sz w:val="24"/>
        </w:rPr>
        <w:t>inference</w:t>
      </w:r>
      <w:r>
        <w:rPr>
          <w:spacing w:val="-10"/>
          <w:sz w:val="24"/>
        </w:rPr>
        <w:t xml:space="preserve"> </w:t>
      </w:r>
      <w:r>
        <w:rPr>
          <w:sz w:val="24"/>
        </w:rPr>
        <w:t>for</w:t>
      </w:r>
      <w:r>
        <w:rPr>
          <w:spacing w:val="-10"/>
          <w:sz w:val="24"/>
        </w:rPr>
        <w:t xml:space="preserve"> </w:t>
      </w:r>
      <w:r>
        <w:rPr>
          <w:sz w:val="24"/>
        </w:rPr>
        <w:t>engineers:</w:t>
      </w:r>
      <w:r>
        <w:rPr>
          <w:spacing w:val="-10"/>
          <w:sz w:val="24"/>
        </w:rPr>
        <w:t xml:space="preserve"> </w:t>
      </w:r>
      <w:r>
        <w:rPr>
          <w:sz w:val="24"/>
        </w:rPr>
        <w:t>Beyond</w:t>
      </w:r>
      <w:r>
        <w:rPr>
          <w:spacing w:val="-10"/>
          <w:sz w:val="24"/>
        </w:rPr>
        <w:t xml:space="preserve"> </w:t>
      </w:r>
      <w:r>
        <w:rPr>
          <w:sz w:val="24"/>
        </w:rPr>
        <w:t>correlation,</w:t>
      </w:r>
      <w:r>
        <w:rPr>
          <w:spacing w:val="-10"/>
          <w:sz w:val="24"/>
        </w:rPr>
        <w:t xml:space="preserve"> </w:t>
      </w:r>
      <w:r>
        <w:rPr>
          <w:sz w:val="24"/>
        </w:rPr>
        <w:t>regression,</w:t>
      </w:r>
      <w:r>
        <w:rPr>
          <w:spacing w:val="-10"/>
          <w:sz w:val="24"/>
        </w:rPr>
        <w:t xml:space="preserve"> </w:t>
      </w:r>
      <w:r>
        <w:rPr>
          <w:sz w:val="24"/>
        </w:rPr>
        <w:t>prediction</w:t>
      </w:r>
      <w:r>
        <w:rPr>
          <w:spacing w:val="-10"/>
          <w:sz w:val="24"/>
        </w:rPr>
        <w:t xml:space="preserve"> </w:t>
      </w:r>
      <w:r>
        <w:rPr>
          <w:sz w:val="24"/>
        </w:rPr>
        <w:t xml:space="preserve">and artificial intelligence. </w:t>
      </w:r>
      <w:r>
        <w:rPr>
          <w:i/>
          <w:spacing w:val="-5"/>
          <w:sz w:val="24"/>
        </w:rPr>
        <w:t xml:space="preserve">Wiley </w:t>
      </w:r>
      <w:r>
        <w:rPr>
          <w:i/>
          <w:sz w:val="24"/>
        </w:rPr>
        <w:t xml:space="preserve">Interdisciplinary Reviews: Data Mining and Knowledge Discovery </w:t>
      </w:r>
      <w:r>
        <w:rPr>
          <w:b/>
          <w:sz w:val="24"/>
        </w:rPr>
        <w:t>14</w:t>
      </w:r>
      <w:bookmarkStart w:id="36" w:name="_bookmark33"/>
      <w:bookmarkEnd w:id="36"/>
      <w:r>
        <w:rPr>
          <w:b/>
          <w:sz w:val="24"/>
        </w:rPr>
        <w:t xml:space="preserve"> </w:t>
      </w:r>
      <w:r>
        <w:rPr>
          <w:sz w:val="24"/>
        </w:rPr>
        <w:t>(2024)</w:t>
      </w:r>
      <w:r>
        <w:rPr>
          <w:spacing w:val="-2"/>
          <w:sz w:val="24"/>
        </w:rPr>
        <w:t xml:space="preserve"> </w:t>
      </w:r>
      <w:r>
        <w:rPr>
          <w:sz w:val="24"/>
        </w:rPr>
        <w:t>e1533.</w:t>
      </w:r>
    </w:p>
    <w:p w14:paraId="202B3046">
      <w:pPr>
        <w:pStyle w:val="15"/>
        <w:numPr>
          <w:ilvl w:val="0"/>
          <w:numId w:val="5"/>
        </w:numPr>
        <w:tabs>
          <w:tab w:val="left" w:pos="428"/>
        </w:tabs>
        <w:spacing w:before="3" w:line="259" w:lineRule="auto"/>
        <w:ind w:left="487" w:right="192" w:hanging="359"/>
        <w:jc w:val="both"/>
        <w:rPr>
          <w:sz w:val="24"/>
        </w:rPr>
      </w:pPr>
      <w:r>
        <w:rPr>
          <w:sz w:val="24"/>
        </w:rPr>
        <w:t>.Bockstedt</w:t>
      </w:r>
      <w:r>
        <w:rPr>
          <w:spacing w:val="-15"/>
          <w:sz w:val="24"/>
        </w:rPr>
        <w:t xml:space="preserve"> </w:t>
      </w:r>
      <w:r>
        <w:rPr>
          <w:sz w:val="24"/>
        </w:rPr>
        <w:t>JC,</w:t>
      </w:r>
      <w:r>
        <w:rPr>
          <w:spacing w:val="-15"/>
          <w:sz w:val="24"/>
        </w:rPr>
        <w:t xml:space="preserve"> </w:t>
      </w:r>
      <w:r>
        <w:rPr>
          <w:sz w:val="24"/>
        </w:rPr>
        <w:t>Buckman</w:t>
      </w:r>
      <w:r>
        <w:rPr>
          <w:spacing w:val="-14"/>
          <w:sz w:val="24"/>
        </w:rPr>
        <w:t xml:space="preserve"> </w:t>
      </w:r>
      <w:r>
        <w:rPr>
          <w:sz w:val="24"/>
        </w:rPr>
        <w:t>JR.</w:t>
      </w:r>
      <w:r>
        <w:rPr>
          <w:spacing w:val="5"/>
          <w:sz w:val="24"/>
        </w:rPr>
        <w:t xml:space="preserve"> </w:t>
      </w:r>
      <w:r>
        <w:rPr>
          <w:sz w:val="24"/>
        </w:rPr>
        <w:t>Humans’</w:t>
      </w:r>
      <w:r>
        <w:rPr>
          <w:spacing w:val="-14"/>
          <w:sz w:val="24"/>
        </w:rPr>
        <w:t xml:space="preserve"> </w:t>
      </w:r>
      <w:r>
        <w:rPr>
          <w:sz w:val="24"/>
        </w:rPr>
        <w:t>use</w:t>
      </w:r>
      <w:r>
        <w:rPr>
          <w:spacing w:val="-15"/>
          <w:sz w:val="24"/>
        </w:rPr>
        <w:t xml:space="preserve"> </w:t>
      </w:r>
      <w:r>
        <w:rPr>
          <w:sz w:val="24"/>
        </w:rPr>
        <w:t>of</w:t>
      </w:r>
      <w:r>
        <w:rPr>
          <w:spacing w:val="-15"/>
          <w:sz w:val="24"/>
        </w:rPr>
        <w:t xml:space="preserve"> </w:t>
      </w:r>
      <w:r>
        <w:rPr>
          <w:sz w:val="24"/>
        </w:rPr>
        <w:t>ai</w:t>
      </w:r>
      <w:r>
        <w:rPr>
          <w:spacing w:val="-14"/>
          <w:sz w:val="24"/>
        </w:rPr>
        <w:t xml:space="preserve"> </w:t>
      </w:r>
      <w:r>
        <w:rPr>
          <w:sz w:val="24"/>
        </w:rPr>
        <w:t>assistance:</w:t>
      </w:r>
      <w:r>
        <w:rPr>
          <w:spacing w:val="-15"/>
          <w:sz w:val="24"/>
        </w:rPr>
        <w:t xml:space="preserve"> </w:t>
      </w:r>
      <w:r>
        <w:rPr>
          <w:sz w:val="24"/>
        </w:rPr>
        <w:t>The</w:t>
      </w:r>
      <w:r>
        <w:rPr>
          <w:spacing w:val="-14"/>
          <w:sz w:val="24"/>
        </w:rPr>
        <w:t xml:space="preserve"> </w:t>
      </w:r>
      <w:r>
        <w:rPr>
          <w:sz w:val="24"/>
        </w:rPr>
        <w:t>effect</w:t>
      </w:r>
      <w:r>
        <w:rPr>
          <w:spacing w:val="-15"/>
          <w:sz w:val="24"/>
        </w:rPr>
        <w:t xml:space="preserve"> </w:t>
      </w:r>
      <w:r>
        <w:rPr>
          <w:sz w:val="24"/>
        </w:rPr>
        <w:t>of</w:t>
      </w:r>
      <w:r>
        <w:rPr>
          <w:spacing w:val="-14"/>
          <w:sz w:val="24"/>
        </w:rPr>
        <w:t xml:space="preserve"> </w:t>
      </w:r>
      <w:r>
        <w:rPr>
          <w:sz w:val="24"/>
        </w:rPr>
        <w:t>loss</w:t>
      </w:r>
      <w:r>
        <w:rPr>
          <w:spacing w:val="-15"/>
          <w:sz w:val="24"/>
        </w:rPr>
        <w:t xml:space="preserve"> </w:t>
      </w:r>
      <w:r>
        <w:rPr>
          <w:sz w:val="24"/>
        </w:rPr>
        <w:t>aversion</w:t>
      </w:r>
      <w:r>
        <w:rPr>
          <w:spacing w:val="-15"/>
          <w:sz w:val="24"/>
        </w:rPr>
        <w:t xml:space="preserve"> </w:t>
      </w:r>
      <w:r>
        <w:rPr>
          <w:sz w:val="24"/>
        </w:rPr>
        <w:t>on</w:t>
      </w:r>
      <w:r>
        <w:rPr>
          <w:spacing w:val="-14"/>
          <w:sz w:val="24"/>
        </w:rPr>
        <w:t xml:space="preserve"> </w:t>
      </w:r>
      <w:r>
        <w:rPr>
          <w:sz w:val="24"/>
        </w:rPr>
        <w:t>willingness</w:t>
      </w:r>
      <w:r>
        <w:rPr>
          <w:spacing w:val="-15"/>
          <w:sz w:val="24"/>
        </w:rPr>
        <w:t xml:space="preserve"> </w:t>
      </w:r>
      <w:r>
        <w:rPr>
          <w:sz w:val="24"/>
        </w:rPr>
        <w:t>to</w:t>
      </w:r>
      <w:bookmarkStart w:id="37" w:name="_bookmark34"/>
      <w:bookmarkEnd w:id="37"/>
      <w:r>
        <w:rPr>
          <w:sz w:val="24"/>
        </w:rPr>
        <w:t xml:space="preserve"> delegate decisions. </w:t>
      </w:r>
      <w:r>
        <w:rPr>
          <w:i/>
          <w:sz w:val="24"/>
        </w:rPr>
        <w:t>Management Science</w:t>
      </w:r>
      <w:r>
        <w:rPr>
          <w:i/>
          <w:spacing w:val="-39"/>
          <w:sz w:val="24"/>
        </w:rPr>
        <w:t xml:space="preserve"> </w:t>
      </w:r>
      <w:r>
        <w:rPr>
          <w:sz w:val="24"/>
        </w:rPr>
        <w:t>(2025).</w:t>
      </w:r>
    </w:p>
    <w:p w14:paraId="33E7A062">
      <w:pPr>
        <w:pStyle w:val="15"/>
        <w:numPr>
          <w:ilvl w:val="0"/>
          <w:numId w:val="5"/>
        </w:numPr>
        <w:tabs>
          <w:tab w:val="left" w:pos="428"/>
        </w:tabs>
        <w:spacing w:line="259" w:lineRule="auto"/>
        <w:ind w:left="487" w:right="192" w:hanging="359"/>
        <w:jc w:val="both"/>
        <w:rPr>
          <w:sz w:val="24"/>
        </w:rPr>
      </w:pPr>
      <w:r>
        <w:rPr>
          <w:spacing w:val="-9"/>
          <w:sz w:val="24"/>
        </w:rPr>
        <w:t>.</w:t>
      </w:r>
      <w:ins w:id="135" w:author="赵启帆" w:date="2025-12-24T10:33:54Z">
        <w:r>
          <w:rPr>
            <w:rFonts w:hint="eastAsia"/>
            <w:spacing w:val="-9"/>
            <w:sz w:val="24"/>
          </w:rPr>
          <w:t>Izmailov P, Podoprikhin D, Garipov T, Vetrov D, Wilson AG. Averaging weights leads to wider optima and better generalization. Proceedings of the 34th International Conference on Machine Learning (ICML). 2018; PMLR 80: 876–885</w:t>
        </w:r>
      </w:ins>
      <w:r>
        <w:rPr>
          <w:sz w:val="24"/>
        </w:rPr>
        <w:t>.</w:t>
      </w:r>
    </w:p>
    <w:p w14:paraId="580096DB">
      <w:pPr>
        <w:pStyle w:val="15"/>
        <w:numPr>
          <w:ilvl w:val="0"/>
          <w:numId w:val="5"/>
        </w:numPr>
        <w:tabs>
          <w:tab w:val="left" w:pos="428"/>
        </w:tabs>
        <w:spacing w:before="1" w:line="259" w:lineRule="auto"/>
        <w:ind w:left="487" w:right="192" w:hanging="359"/>
        <w:jc w:val="both"/>
        <w:rPr>
          <w:ins w:id="136" w:author="赵启帆" w:date="2025-12-24T10:34:43Z"/>
          <w:sz w:val="24"/>
        </w:rPr>
      </w:pPr>
      <w:r>
        <w:rPr>
          <w:sz w:val="24"/>
        </w:rPr>
        <w:t>.Jiao</w:t>
      </w:r>
      <w:r>
        <w:rPr>
          <w:spacing w:val="-21"/>
          <w:sz w:val="24"/>
        </w:rPr>
        <w:t xml:space="preserve"> </w:t>
      </w:r>
      <w:r>
        <w:rPr>
          <w:sz w:val="24"/>
        </w:rPr>
        <w:t>L,</w:t>
      </w:r>
      <w:r>
        <w:rPr>
          <w:spacing w:val="-21"/>
          <w:sz w:val="24"/>
        </w:rPr>
        <w:t xml:space="preserve"> </w:t>
      </w:r>
      <w:r>
        <w:rPr>
          <w:spacing w:val="-5"/>
          <w:sz w:val="24"/>
        </w:rPr>
        <w:t>Wang</w:t>
      </w:r>
      <w:r>
        <w:rPr>
          <w:spacing w:val="-20"/>
          <w:sz w:val="24"/>
        </w:rPr>
        <w:t xml:space="preserve"> </w:t>
      </w:r>
      <w:r>
        <w:rPr>
          <w:spacing w:val="-16"/>
          <w:sz w:val="24"/>
        </w:rPr>
        <w:t>Y,</w:t>
      </w:r>
      <w:r>
        <w:rPr>
          <w:spacing w:val="-21"/>
          <w:sz w:val="24"/>
        </w:rPr>
        <w:t xml:space="preserve"> </w:t>
      </w:r>
      <w:r>
        <w:rPr>
          <w:sz w:val="24"/>
        </w:rPr>
        <w:t>Liu</w:t>
      </w:r>
      <w:r>
        <w:rPr>
          <w:spacing w:val="-20"/>
          <w:sz w:val="24"/>
        </w:rPr>
        <w:t xml:space="preserve"> </w:t>
      </w:r>
      <w:r>
        <w:rPr>
          <w:sz w:val="24"/>
        </w:rPr>
        <w:t>X,</w:t>
      </w:r>
      <w:r>
        <w:rPr>
          <w:spacing w:val="-21"/>
          <w:sz w:val="24"/>
        </w:rPr>
        <w:t xml:space="preserve"> </w:t>
      </w:r>
      <w:r>
        <w:rPr>
          <w:sz w:val="24"/>
        </w:rPr>
        <w:t>Li</w:t>
      </w:r>
      <w:r>
        <w:rPr>
          <w:spacing w:val="-20"/>
          <w:sz w:val="24"/>
        </w:rPr>
        <w:t xml:space="preserve"> </w:t>
      </w:r>
      <w:r>
        <w:rPr>
          <w:sz w:val="24"/>
        </w:rPr>
        <w:t>L,</w:t>
      </w:r>
      <w:r>
        <w:rPr>
          <w:spacing w:val="-21"/>
          <w:sz w:val="24"/>
        </w:rPr>
        <w:t xml:space="preserve"> </w:t>
      </w:r>
      <w:r>
        <w:rPr>
          <w:sz w:val="24"/>
        </w:rPr>
        <w:t>Liu</w:t>
      </w:r>
      <w:r>
        <w:rPr>
          <w:spacing w:val="-20"/>
          <w:sz w:val="24"/>
        </w:rPr>
        <w:t xml:space="preserve"> </w:t>
      </w:r>
      <w:r>
        <w:rPr>
          <w:spacing w:val="-10"/>
          <w:sz w:val="24"/>
        </w:rPr>
        <w:t>F,</w:t>
      </w:r>
      <w:r>
        <w:rPr>
          <w:spacing w:val="-21"/>
          <w:sz w:val="24"/>
        </w:rPr>
        <w:t xml:space="preserve"> </w:t>
      </w:r>
      <w:r>
        <w:rPr>
          <w:sz w:val="24"/>
        </w:rPr>
        <w:t>Ma</w:t>
      </w:r>
      <w:r>
        <w:rPr>
          <w:spacing w:val="-20"/>
          <w:sz w:val="24"/>
        </w:rPr>
        <w:t xml:space="preserve"> </w:t>
      </w:r>
      <w:r>
        <w:rPr>
          <w:spacing w:val="-12"/>
          <w:sz w:val="24"/>
        </w:rPr>
        <w:t>W,</w:t>
      </w:r>
      <w:r>
        <w:rPr>
          <w:spacing w:val="-21"/>
          <w:sz w:val="24"/>
        </w:rPr>
        <w:t xml:space="preserve"> </w:t>
      </w:r>
      <w:r>
        <w:rPr>
          <w:sz w:val="24"/>
        </w:rPr>
        <w:t>et</w:t>
      </w:r>
      <w:r>
        <w:rPr>
          <w:spacing w:val="-20"/>
          <w:sz w:val="24"/>
        </w:rPr>
        <w:t xml:space="preserve"> </w:t>
      </w:r>
      <w:r>
        <w:rPr>
          <w:sz w:val="24"/>
        </w:rPr>
        <w:t>al.</w:t>
      </w:r>
      <w:r>
        <w:rPr>
          <w:spacing w:val="-6"/>
          <w:sz w:val="24"/>
        </w:rPr>
        <w:t xml:space="preserve"> </w:t>
      </w:r>
      <w:r>
        <w:rPr>
          <w:sz w:val="24"/>
        </w:rPr>
        <w:t>Causal</w:t>
      </w:r>
      <w:r>
        <w:rPr>
          <w:spacing w:val="-20"/>
          <w:sz w:val="24"/>
        </w:rPr>
        <w:t xml:space="preserve"> </w:t>
      </w:r>
      <w:r>
        <w:rPr>
          <w:sz w:val="24"/>
        </w:rPr>
        <w:t>inference</w:t>
      </w:r>
      <w:r>
        <w:rPr>
          <w:spacing w:val="-21"/>
          <w:sz w:val="24"/>
        </w:rPr>
        <w:t xml:space="preserve"> </w:t>
      </w:r>
      <w:r>
        <w:rPr>
          <w:sz w:val="24"/>
        </w:rPr>
        <w:t>meets</w:t>
      </w:r>
      <w:r>
        <w:rPr>
          <w:spacing w:val="-20"/>
          <w:sz w:val="24"/>
        </w:rPr>
        <w:t xml:space="preserve"> </w:t>
      </w:r>
      <w:r>
        <w:rPr>
          <w:sz w:val="24"/>
        </w:rPr>
        <w:t>deep</w:t>
      </w:r>
      <w:r>
        <w:rPr>
          <w:spacing w:val="-21"/>
          <w:sz w:val="24"/>
        </w:rPr>
        <w:t xml:space="preserve"> </w:t>
      </w:r>
      <w:r>
        <w:rPr>
          <w:sz w:val="24"/>
        </w:rPr>
        <w:t>learning:</w:t>
      </w:r>
      <w:r>
        <w:rPr>
          <w:spacing w:val="-18"/>
          <w:sz w:val="24"/>
        </w:rPr>
        <w:t xml:space="preserve"> </w:t>
      </w:r>
      <w:r>
        <w:rPr>
          <w:sz w:val="24"/>
        </w:rPr>
        <w:t>A</w:t>
      </w:r>
      <w:r>
        <w:rPr>
          <w:spacing w:val="-20"/>
          <w:sz w:val="24"/>
        </w:rPr>
        <w:t xml:space="preserve"> </w:t>
      </w:r>
      <w:r>
        <w:rPr>
          <w:sz w:val="24"/>
        </w:rPr>
        <w:t xml:space="preserve">comprehensive </w:t>
      </w:r>
      <w:r>
        <w:rPr>
          <w:spacing w:val="-4"/>
          <w:sz w:val="24"/>
        </w:rPr>
        <w:t xml:space="preserve">survey. </w:t>
      </w:r>
      <w:r>
        <w:rPr>
          <w:i/>
          <w:sz w:val="24"/>
        </w:rPr>
        <w:t xml:space="preserve">Research </w:t>
      </w:r>
      <w:r>
        <w:rPr>
          <w:b/>
          <w:sz w:val="24"/>
        </w:rPr>
        <w:t xml:space="preserve">7 </w:t>
      </w:r>
      <w:r>
        <w:rPr>
          <w:sz w:val="24"/>
        </w:rPr>
        <w:t>(2024)</w:t>
      </w:r>
      <w:r>
        <w:rPr>
          <w:spacing w:val="-30"/>
          <w:sz w:val="24"/>
        </w:rPr>
        <w:t xml:space="preserve"> </w:t>
      </w:r>
      <w:r>
        <w:rPr>
          <w:sz w:val="24"/>
        </w:rPr>
        <w:t>0467.</w:t>
      </w:r>
    </w:p>
    <w:p w14:paraId="155B4BC2">
      <w:pPr>
        <w:pStyle w:val="15"/>
        <w:widowControl w:val="0"/>
        <w:numPr>
          <w:numId w:val="0"/>
        </w:numPr>
        <w:tabs>
          <w:tab w:val="left" w:pos="428"/>
        </w:tabs>
        <w:autoSpaceDE w:val="0"/>
        <w:autoSpaceDN w:val="0"/>
        <w:spacing w:before="1" w:line="259" w:lineRule="auto"/>
        <w:ind w:right="192" w:rightChars="0"/>
        <w:jc w:val="both"/>
        <w:rPr>
          <w:ins w:id="137" w:author="赵启帆" w:date="2025-12-24T10:34:43Z"/>
          <w:sz w:val="24"/>
        </w:rPr>
      </w:pPr>
    </w:p>
    <w:p w14:paraId="0EF34DB0">
      <w:pPr>
        <w:pStyle w:val="15"/>
        <w:widowControl w:val="0"/>
        <w:numPr>
          <w:numId w:val="0"/>
        </w:numPr>
        <w:tabs>
          <w:tab w:val="left" w:pos="428"/>
        </w:tabs>
        <w:autoSpaceDE w:val="0"/>
        <w:autoSpaceDN w:val="0"/>
        <w:spacing w:before="1" w:line="259" w:lineRule="auto"/>
        <w:ind w:right="192" w:rightChars="0"/>
        <w:jc w:val="both"/>
        <w:rPr>
          <w:ins w:id="138" w:author="赵启帆" w:date="2025-12-24T10:34:43Z"/>
          <w:sz w:val="24"/>
        </w:rPr>
      </w:pPr>
    </w:p>
    <w:p w14:paraId="1923FDEF">
      <w:pPr>
        <w:pStyle w:val="15"/>
        <w:widowControl w:val="0"/>
        <w:numPr>
          <w:numId w:val="0"/>
        </w:numPr>
        <w:tabs>
          <w:tab w:val="left" w:pos="428"/>
        </w:tabs>
        <w:autoSpaceDE w:val="0"/>
        <w:autoSpaceDN w:val="0"/>
        <w:spacing w:before="1" w:line="259" w:lineRule="auto"/>
        <w:ind w:right="192" w:rightChars="0"/>
        <w:jc w:val="both"/>
        <w:rPr>
          <w:ins w:id="139" w:author="赵启帆" w:date="2025-12-24T10:34:43Z"/>
          <w:sz w:val="24"/>
        </w:rPr>
      </w:pPr>
    </w:p>
    <w:p w14:paraId="7160A5A5">
      <w:pPr>
        <w:pStyle w:val="15"/>
        <w:widowControl w:val="0"/>
        <w:numPr>
          <w:numId w:val="0"/>
        </w:numPr>
        <w:tabs>
          <w:tab w:val="left" w:pos="428"/>
        </w:tabs>
        <w:autoSpaceDE w:val="0"/>
        <w:autoSpaceDN w:val="0"/>
        <w:spacing w:before="1" w:line="259" w:lineRule="auto"/>
        <w:ind w:right="192" w:rightChars="0"/>
        <w:jc w:val="both"/>
        <w:rPr>
          <w:ins w:id="140" w:author="赵启帆" w:date="2025-12-24T10:34:44Z"/>
          <w:sz w:val="24"/>
        </w:rPr>
      </w:pPr>
    </w:p>
    <w:p w14:paraId="617A2C27">
      <w:pPr>
        <w:pStyle w:val="15"/>
        <w:widowControl w:val="0"/>
        <w:numPr>
          <w:numId w:val="0"/>
        </w:numPr>
        <w:tabs>
          <w:tab w:val="left" w:pos="428"/>
        </w:tabs>
        <w:autoSpaceDE w:val="0"/>
        <w:autoSpaceDN w:val="0"/>
        <w:spacing w:before="1" w:line="259" w:lineRule="auto"/>
        <w:ind w:right="192" w:rightChars="0"/>
        <w:jc w:val="both"/>
        <w:rPr>
          <w:ins w:id="141" w:author="赵启帆" w:date="2025-12-24T10:34:44Z"/>
          <w:sz w:val="24"/>
        </w:rPr>
      </w:pPr>
    </w:p>
    <w:p w14:paraId="3FD85E72">
      <w:pPr>
        <w:pStyle w:val="15"/>
        <w:widowControl w:val="0"/>
        <w:numPr>
          <w:numId w:val="0"/>
        </w:numPr>
        <w:tabs>
          <w:tab w:val="left" w:pos="428"/>
        </w:tabs>
        <w:autoSpaceDE w:val="0"/>
        <w:autoSpaceDN w:val="0"/>
        <w:spacing w:before="1" w:line="259" w:lineRule="auto"/>
        <w:ind w:right="192" w:rightChars="0"/>
        <w:jc w:val="both"/>
        <w:rPr>
          <w:ins w:id="142" w:author="赵启帆" w:date="2025-12-24T10:34:44Z"/>
          <w:sz w:val="24"/>
        </w:rPr>
      </w:pPr>
    </w:p>
    <w:p w14:paraId="3F2DEBE2">
      <w:pPr>
        <w:pStyle w:val="15"/>
        <w:widowControl w:val="0"/>
        <w:numPr>
          <w:numId w:val="0"/>
        </w:numPr>
        <w:tabs>
          <w:tab w:val="left" w:pos="428"/>
        </w:tabs>
        <w:autoSpaceDE w:val="0"/>
        <w:autoSpaceDN w:val="0"/>
        <w:spacing w:before="1" w:line="259" w:lineRule="auto"/>
        <w:ind w:right="192" w:rightChars="0"/>
        <w:jc w:val="both"/>
        <w:rPr>
          <w:ins w:id="143" w:author="赵启帆" w:date="2025-12-24T10:34:44Z"/>
          <w:sz w:val="24"/>
        </w:rPr>
      </w:pPr>
    </w:p>
    <w:p w14:paraId="35F5F958">
      <w:pPr>
        <w:pStyle w:val="15"/>
        <w:widowControl w:val="0"/>
        <w:numPr>
          <w:numId w:val="0"/>
        </w:numPr>
        <w:tabs>
          <w:tab w:val="left" w:pos="428"/>
        </w:tabs>
        <w:autoSpaceDE w:val="0"/>
        <w:autoSpaceDN w:val="0"/>
        <w:spacing w:before="1" w:line="259" w:lineRule="auto"/>
        <w:ind w:right="192" w:rightChars="0"/>
        <w:jc w:val="both"/>
        <w:rPr>
          <w:ins w:id="144" w:author="赵启帆" w:date="2025-12-24T10:34:44Z"/>
          <w:sz w:val="24"/>
        </w:rPr>
      </w:pPr>
    </w:p>
    <w:p w14:paraId="1E104C76">
      <w:pPr>
        <w:pStyle w:val="15"/>
        <w:widowControl w:val="0"/>
        <w:numPr>
          <w:numId w:val="0"/>
        </w:numPr>
        <w:tabs>
          <w:tab w:val="left" w:pos="428"/>
        </w:tabs>
        <w:autoSpaceDE w:val="0"/>
        <w:autoSpaceDN w:val="0"/>
        <w:spacing w:before="1" w:line="259" w:lineRule="auto"/>
        <w:ind w:right="192" w:rightChars="0"/>
        <w:jc w:val="both"/>
        <w:rPr>
          <w:ins w:id="145" w:author="赵启帆" w:date="2025-12-24T10:34:45Z"/>
          <w:sz w:val="24"/>
        </w:rPr>
      </w:pPr>
    </w:p>
    <w:p w14:paraId="59947570">
      <w:pPr>
        <w:pStyle w:val="15"/>
        <w:widowControl w:val="0"/>
        <w:numPr>
          <w:numId w:val="0"/>
        </w:numPr>
        <w:tabs>
          <w:tab w:val="left" w:pos="428"/>
        </w:tabs>
        <w:autoSpaceDE w:val="0"/>
        <w:autoSpaceDN w:val="0"/>
        <w:spacing w:before="1" w:line="259" w:lineRule="auto"/>
        <w:ind w:right="192" w:rightChars="0"/>
        <w:jc w:val="both"/>
        <w:rPr>
          <w:ins w:id="146" w:author="赵启帆" w:date="2025-12-24T10:34:45Z"/>
          <w:sz w:val="24"/>
        </w:rPr>
      </w:pPr>
    </w:p>
    <w:p w14:paraId="42229B68">
      <w:pPr>
        <w:pStyle w:val="15"/>
        <w:widowControl w:val="0"/>
        <w:numPr>
          <w:numId w:val="0"/>
        </w:numPr>
        <w:tabs>
          <w:tab w:val="left" w:pos="428"/>
        </w:tabs>
        <w:autoSpaceDE w:val="0"/>
        <w:autoSpaceDN w:val="0"/>
        <w:spacing w:before="1" w:line="259" w:lineRule="auto"/>
        <w:ind w:right="192" w:rightChars="0"/>
        <w:jc w:val="both"/>
        <w:rPr>
          <w:ins w:id="147" w:author="赵启帆" w:date="2025-12-24T10:34:45Z"/>
          <w:sz w:val="24"/>
        </w:rPr>
      </w:pPr>
    </w:p>
    <w:p w14:paraId="42BFAB47">
      <w:pPr>
        <w:pStyle w:val="15"/>
        <w:widowControl w:val="0"/>
        <w:numPr>
          <w:numId w:val="0"/>
        </w:numPr>
        <w:tabs>
          <w:tab w:val="left" w:pos="428"/>
        </w:tabs>
        <w:autoSpaceDE w:val="0"/>
        <w:autoSpaceDN w:val="0"/>
        <w:spacing w:before="1" w:line="259" w:lineRule="auto"/>
        <w:ind w:right="192" w:rightChars="0"/>
        <w:jc w:val="both"/>
        <w:rPr>
          <w:sz w:val="24"/>
        </w:rPr>
      </w:pPr>
    </w:p>
    <w:bookmarkEnd w:id="19"/>
    <w:p w14:paraId="0CA173B0">
      <w:pPr>
        <w:pStyle w:val="4"/>
        <w:numPr>
          <w:ilvl w:val="0"/>
          <w:numId w:val="5"/>
        </w:numPr>
        <w:tabs>
          <w:tab w:val="left" w:pos="4262"/>
          <w:tab w:val="left" w:pos="6711"/>
        </w:tabs>
        <w:spacing w:before="97" w:line="491" w:lineRule="auto"/>
        <w:ind w:right="1343"/>
      </w:pPr>
      <w:ins w:id="148" w:author="zhao bryan" w:date="2025-12-20T09:07:00Z">
        <w:r>
          <w:rPr/>
          <w:pict>
            <v:line id="_x0000_s2052" o:spid="_x0000_s2052" o:spt="20" style="position:absolute;left:0pt;margin-left:112.2pt;margin-top:30.05pt;height:0pt;width:368.5pt;mso-position-horizontal-relative:page;z-index:-251645952;mso-width-relative:page;mso-height-relative:page;" coordsize="21600,21600">
              <v:path arrowok="t"/>
              <v:fill focussize="0,0"/>
              <v:stroke weight="0.935984251968504pt"/>
              <v:imagedata o:title=""/>
              <o:lock v:ext="edit"/>
            </v:line>
          </w:pict>
        </w:r>
      </w:ins>
      <w:ins w:id="150" w:author="zhao bryan" w:date="2025-12-20T09:07:00Z">
        <w:r>
          <w:rPr/>
          <w:pict>
            <v:shape id="_x0000_s2051" o:spid="_x0000_s2051" o:spt="202" type="#_x0000_t202" style="position:absolute;left:0pt;margin-left:112.2pt;margin-top:48.2pt;height:633.1pt;width:368.55pt;mso-position-horizontal-relative:page;z-index:251669504;mso-width-relative:page;mso-height-relative:page;" filled="f" stroked="f" coordsize="21600,21600">
              <v:path/>
              <v:fill on="f" focussize="0,0"/>
              <v:stroke on="f" joinstyle="miter"/>
              <v:imagedata o:title=""/>
              <o:lock v:ext="edit"/>
              <v:textbox inset="0mm,0mm,0mm,0mm">
                <w:txbxContent>
                  <w:tbl>
                    <w:tblPr>
                      <w:tblStyle w:val="8"/>
                      <w:tblW w:w="0" w:type="auto"/>
                      <w:tblInd w:w="7" w:type="dxa"/>
                      <w:tblLayout w:type="fixed"/>
                      <w:tblCellMar>
                        <w:top w:w="0" w:type="dxa"/>
                        <w:left w:w="0" w:type="dxa"/>
                        <w:bottom w:w="0" w:type="dxa"/>
                        <w:right w:w="0" w:type="dxa"/>
                      </w:tblCellMar>
                    </w:tblPr>
                    <w:tblGrid>
                      <w:gridCol w:w="4040"/>
                      <w:gridCol w:w="2159"/>
                      <w:gridCol w:w="1170"/>
                    </w:tblGrid>
                    <w:tr w14:paraId="23D43A07">
                      <w:trPr>
                        <w:trHeight w:val="350" w:hRule="atLeast"/>
                      </w:trPr>
                      <w:tc>
                        <w:tcPr>
                          <w:tcW w:w="4040" w:type="dxa"/>
                          <w:tcBorders>
                            <w:bottom w:val="single" w:color="000000" w:sz="6" w:space="0"/>
                          </w:tcBorders>
                        </w:tcPr>
                        <w:p w14:paraId="7787BC04">
                          <w:pPr>
                            <w:pStyle w:val="16"/>
                            <w:spacing w:before="0"/>
                            <w:ind w:right="0"/>
                            <w:jc w:val="left"/>
                          </w:pPr>
                        </w:p>
                      </w:tc>
                      <w:tc>
                        <w:tcPr>
                          <w:tcW w:w="2159" w:type="dxa"/>
                          <w:tcBorders>
                            <w:bottom w:val="single" w:color="000000" w:sz="6" w:space="0"/>
                          </w:tcBorders>
                        </w:tcPr>
                        <w:p w14:paraId="2D44E2A9">
                          <w:pPr>
                            <w:pStyle w:val="16"/>
                            <w:spacing w:before="0" w:line="273" w:lineRule="exact"/>
                            <w:ind w:left="1047" w:right="0"/>
                            <w:jc w:val="left"/>
                            <w:rPr>
                              <w:sz w:val="24"/>
                            </w:rPr>
                          </w:pPr>
                          <w:r>
                            <w:rPr>
                              <w:sz w:val="24"/>
                            </w:rPr>
                            <w:t>Training</w:t>
                          </w:r>
                        </w:p>
                      </w:tc>
                      <w:tc>
                        <w:tcPr>
                          <w:tcW w:w="1170" w:type="dxa"/>
                          <w:tcBorders>
                            <w:bottom w:val="single" w:color="000000" w:sz="6" w:space="0"/>
                          </w:tcBorders>
                        </w:tcPr>
                        <w:p w14:paraId="46B834F3">
                          <w:pPr>
                            <w:pStyle w:val="16"/>
                            <w:spacing w:before="0" w:line="273" w:lineRule="exact"/>
                            <w:ind w:left="96"/>
                            <w:rPr>
                              <w:sz w:val="24"/>
                            </w:rPr>
                          </w:pPr>
                          <w:r>
                            <w:rPr>
                              <w:sz w:val="24"/>
                            </w:rPr>
                            <w:t>Testing</w:t>
                          </w:r>
                        </w:p>
                      </w:tc>
                    </w:tr>
                    <w:tr w14:paraId="335B2A7D">
                      <w:tblPrEx>
                        <w:tblCellMar>
                          <w:top w:w="0" w:type="dxa"/>
                          <w:left w:w="0" w:type="dxa"/>
                          <w:bottom w:w="0" w:type="dxa"/>
                          <w:right w:w="0" w:type="dxa"/>
                        </w:tblCellMar>
                      </w:tblPrEx>
                      <w:trPr>
                        <w:trHeight w:val="645" w:hRule="atLeast"/>
                      </w:trPr>
                      <w:tc>
                        <w:tcPr>
                          <w:tcW w:w="4040" w:type="dxa"/>
                          <w:tcBorders>
                            <w:top w:val="single" w:color="000000" w:sz="6" w:space="0"/>
                          </w:tcBorders>
                        </w:tcPr>
                        <w:p w14:paraId="1FC2D9AA">
                          <w:pPr>
                            <w:pStyle w:val="16"/>
                            <w:spacing w:before="50"/>
                            <w:ind w:left="1591" w:right="841"/>
                            <w:rPr>
                              <w:b/>
                              <w:sz w:val="24"/>
                            </w:rPr>
                          </w:pPr>
                          <w:r>
                            <w:rPr>
                              <w:b/>
                              <w:sz w:val="24"/>
                            </w:rPr>
                            <w:t>Age</w:t>
                          </w:r>
                        </w:p>
                        <w:p w14:paraId="11250E4D">
                          <w:pPr>
                            <w:pStyle w:val="16"/>
                            <w:spacing w:before="23"/>
                            <w:ind w:left="1591" w:right="841"/>
                            <w:rPr>
                              <w:sz w:val="24"/>
                            </w:rPr>
                          </w:pPr>
                          <w:r>
                            <w:rPr>
                              <w:sz w:val="24"/>
                            </w:rPr>
                            <w:t>85+ years</w:t>
                          </w:r>
                        </w:p>
                      </w:tc>
                      <w:tc>
                        <w:tcPr>
                          <w:tcW w:w="2159" w:type="dxa"/>
                          <w:tcBorders>
                            <w:top w:val="single" w:color="000000" w:sz="6" w:space="0"/>
                          </w:tcBorders>
                        </w:tcPr>
                        <w:p w14:paraId="55A254A5">
                          <w:pPr>
                            <w:pStyle w:val="16"/>
                            <w:spacing w:before="4"/>
                            <w:ind w:right="0"/>
                            <w:jc w:val="left"/>
                            <w:rPr>
                              <w:sz w:val="30"/>
                            </w:rPr>
                          </w:pPr>
                        </w:p>
                        <w:p w14:paraId="4F963261">
                          <w:pPr>
                            <w:pStyle w:val="16"/>
                            <w:spacing w:before="0"/>
                            <w:ind w:right="233"/>
                            <w:jc w:val="right"/>
                            <w:rPr>
                              <w:sz w:val="24"/>
                            </w:rPr>
                          </w:pPr>
                          <w:r>
                            <w:rPr>
                              <w:w w:val="95"/>
                              <w:sz w:val="24"/>
                            </w:rPr>
                            <w:t>455(4.45)</w:t>
                          </w:r>
                        </w:p>
                      </w:tc>
                      <w:tc>
                        <w:tcPr>
                          <w:tcW w:w="1170" w:type="dxa"/>
                          <w:tcBorders>
                            <w:top w:val="single" w:color="000000" w:sz="6" w:space="0"/>
                          </w:tcBorders>
                        </w:tcPr>
                        <w:p w14:paraId="5017976B">
                          <w:pPr>
                            <w:pStyle w:val="16"/>
                            <w:spacing w:before="4"/>
                            <w:ind w:right="0"/>
                            <w:jc w:val="left"/>
                            <w:rPr>
                              <w:sz w:val="30"/>
                            </w:rPr>
                          </w:pPr>
                        </w:p>
                        <w:p w14:paraId="3418B817">
                          <w:pPr>
                            <w:pStyle w:val="16"/>
                            <w:spacing w:before="0"/>
                            <w:ind w:left="96"/>
                            <w:rPr>
                              <w:sz w:val="24"/>
                            </w:rPr>
                          </w:pPr>
                          <w:r>
                            <w:rPr>
                              <w:sz w:val="24"/>
                            </w:rPr>
                            <w:t>1(1.00)</w:t>
                          </w:r>
                        </w:p>
                      </w:tc>
                    </w:tr>
                    <w:tr w14:paraId="3553A484">
                      <w:tblPrEx>
                        <w:tblCellMar>
                          <w:top w:w="0" w:type="dxa"/>
                          <w:left w:w="0" w:type="dxa"/>
                          <w:bottom w:w="0" w:type="dxa"/>
                          <w:right w:w="0" w:type="dxa"/>
                        </w:tblCellMar>
                      </w:tblPrEx>
                      <w:trPr>
                        <w:trHeight w:val="298" w:hRule="atLeast"/>
                      </w:trPr>
                      <w:tc>
                        <w:tcPr>
                          <w:tcW w:w="4040" w:type="dxa"/>
                        </w:tcPr>
                        <w:p w14:paraId="4B79D8F9">
                          <w:pPr>
                            <w:pStyle w:val="16"/>
                            <w:ind w:left="1591" w:right="841"/>
                            <w:rPr>
                              <w:sz w:val="24"/>
                            </w:rPr>
                          </w:pPr>
                          <w:r>
                            <w:rPr>
                              <w:sz w:val="24"/>
                            </w:rPr>
                            <w:t>80-84 years</w:t>
                          </w:r>
                        </w:p>
                      </w:tc>
                      <w:tc>
                        <w:tcPr>
                          <w:tcW w:w="2159" w:type="dxa"/>
                        </w:tcPr>
                        <w:p w14:paraId="1C85A0F3">
                          <w:pPr>
                            <w:pStyle w:val="16"/>
                            <w:ind w:right="233"/>
                            <w:jc w:val="right"/>
                            <w:rPr>
                              <w:sz w:val="24"/>
                            </w:rPr>
                          </w:pPr>
                          <w:r>
                            <w:rPr>
                              <w:w w:val="95"/>
                              <w:sz w:val="24"/>
                            </w:rPr>
                            <w:t>551(5.39)</w:t>
                          </w:r>
                        </w:p>
                      </w:tc>
                      <w:tc>
                        <w:tcPr>
                          <w:tcW w:w="1170" w:type="dxa"/>
                        </w:tcPr>
                        <w:p w14:paraId="4D7C519C">
                          <w:pPr>
                            <w:pStyle w:val="16"/>
                            <w:ind w:left="96"/>
                            <w:rPr>
                              <w:sz w:val="24"/>
                            </w:rPr>
                          </w:pPr>
                          <w:r>
                            <w:rPr>
                              <w:sz w:val="24"/>
                            </w:rPr>
                            <w:t>4(4.00)</w:t>
                          </w:r>
                        </w:p>
                      </w:tc>
                    </w:tr>
                    <w:tr w14:paraId="42C41EE3">
                      <w:tblPrEx>
                        <w:tblCellMar>
                          <w:top w:w="0" w:type="dxa"/>
                          <w:left w:w="0" w:type="dxa"/>
                          <w:bottom w:w="0" w:type="dxa"/>
                          <w:right w:w="0" w:type="dxa"/>
                        </w:tblCellMar>
                      </w:tblPrEx>
                      <w:trPr>
                        <w:trHeight w:val="298" w:hRule="atLeast"/>
                      </w:trPr>
                      <w:tc>
                        <w:tcPr>
                          <w:tcW w:w="4040" w:type="dxa"/>
                        </w:tcPr>
                        <w:p w14:paraId="64DB236F">
                          <w:pPr>
                            <w:pStyle w:val="16"/>
                            <w:ind w:left="1591" w:right="841"/>
                            <w:rPr>
                              <w:sz w:val="24"/>
                            </w:rPr>
                          </w:pPr>
                          <w:r>
                            <w:rPr>
                              <w:sz w:val="24"/>
                            </w:rPr>
                            <w:t>75-79 years</w:t>
                          </w:r>
                        </w:p>
                      </w:tc>
                      <w:tc>
                        <w:tcPr>
                          <w:tcW w:w="2159" w:type="dxa"/>
                        </w:tcPr>
                        <w:p w14:paraId="45EB3E1A">
                          <w:pPr>
                            <w:pStyle w:val="16"/>
                            <w:ind w:right="233"/>
                            <w:jc w:val="right"/>
                            <w:rPr>
                              <w:sz w:val="24"/>
                            </w:rPr>
                          </w:pPr>
                          <w:r>
                            <w:rPr>
                              <w:w w:val="95"/>
                              <w:sz w:val="24"/>
                            </w:rPr>
                            <w:t>689(6.74)</w:t>
                          </w:r>
                        </w:p>
                      </w:tc>
                      <w:tc>
                        <w:tcPr>
                          <w:tcW w:w="1170" w:type="dxa"/>
                        </w:tcPr>
                        <w:p w14:paraId="6CBA510C">
                          <w:pPr>
                            <w:pStyle w:val="16"/>
                            <w:ind w:left="96"/>
                            <w:rPr>
                              <w:sz w:val="24"/>
                            </w:rPr>
                          </w:pPr>
                          <w:r>
                            <w:rPr>
                              <w:sz w:val="24"/>
                            </w:rPr>
                            <w:t>2(2.00)</w:t>
                          </w:r>
                        </w:p>
                      </w:tc>
                    </w:tr>
                    <w:tr w14:paraId="5B56CDD7">
                      <w:tblPrEx>
                        <w:tblCellMar>
                          <w:top w:w="0" w:type="dxa"/>
                          <w:left w:w="0" w:type="dxa"/>
                          <w:bottom w:w="0" w:type="dxa"/>
                          <w:right w:w="0" w:type="dxa"/>
                        </w:tblCellMar>
                      </w:tblPrEx>
                      <w:trPr>
                        <w:trHeight w:val="298" w:hRule="atLeast"/>
                      </w:trPr>
                      <w:tc>
                        <w:tcPr>
                          <w:tcW w:w="4040" w:type="dxa"/>
                        </w:tcPr>
                        <w:p w14:paraId="78E1C919">
                          <w:pPr>
                            <w:pStyle w:val="16"/>
                            <w:ind w:left="1591" w:right="841"/>
                            <w:rPr>
                              <w:sz w:val="24"/>
                            </w:rPr>
                          </w:pPr>
                          <w:r>
                            <w:rPr>
                              <w:sz w:val="24"/>
                            </w:rPr>
                            <w:t>70-74 years</w:t>
                          </w:r>
                        </w:p>
                      </w:tc>
                      <w:tc>
                        <w:tcPr>
                          <w:tcW w:w="2159" w:type="dxa"/>
                        </w:tcPr>
                        <w:p w14:paraId="08ECADBC">
                          <w:pPr>
                            <w:pStyle w:val="16"/>
                            <w:ind w:right="233"/>
                            <w:jc w:val="right"/>
                            <w:rPr>
                              <w:sz w:val="24"/>
                            </w:rPr>
                          </w:pPr>
                          <w:r>
                            <w:rPr>
                              <w:w w:val="95"/>
                              <w:sz w:val="24"/>
                            </w:rPr>
                            <w:t>867(8.48)</w:t>
                          </w:r>
                        </w:p>
                      </w:tc>
                      <w:tc>
                        <w:tcPr>
                          <w:tcW w:w="1170" w:type="dxa"/>
                        </w:tcPr>
                        <w:p w14:paraId="7AD1BD44">
                          <w:pPr>
                            <w:pStyle w:val="16"/>
                            <w:ind w:left="96"/>
                            <w:rPr>
                              <w:sz w:val="24"/>
                            </w:rPr>
                          </w:pPr>
                          <w:r>
                            <w:rPr>
                              <w:sz w:val="24"/>
                            </w:rPr>
                            <w:t>8(8.00)</w:t>
                          </w:r>
                        </w:p>
                      </w:tc>
                    </w:tr>
                    <w:tr w14:paraId="7059BB2C">
                      <w:tblPrEx>
                        <w:tblCellMar>
                          <w:top w:w="0" w:type="dxa"/>
                          <w:left w:w="0" w:type="dxa"/>
                          <w:bottom w:w="0" w:type="dxa"/>
                          <w:right w:w="0" w:type="dxa"/>
                        </w:tblCellMar>
                      </w:tblPrEx>
                      <w:trPr>
                        <w:trHeight w:val="298" w:hRule="atLeast"/>
                      </w:trPr>
                      <w:tc>
                        <w:tcPr>
                          <w:tcW w:w="4040" w:type="dxa"/>
                        </w:tcPr>
                        <w:p w14:paraId="2C239FED">
                          <w:pPr>
                            <w:pStyle w:val="16"/>
                            <w:ind w:left="1591" w:right="841"/>
                            <w:rPr>
                              <w:sz w:val="24"/>
                            </w:rPr>
                          </w:pPr>
                          <w:r>
                            <w:rPr>
                              <w:sz w:val="24"/>
                            </w:rPr>
                            <w:t>65-69 years</w:t>
                          </w:r>
                        </w:p>
                      </w:tc>
                      <w:tc>
                        <w:tcPr>
                          <w:tcW w:w="2159" w:type="dxa"/>
                        </w:tcPr>
                        <w:p w14:paraId="6DBB135F">
                          <w:pPr>
                            <w:pStyle w:val="16"/>
                            <w:ind w:right="114"/>
                            <w:jc w:val="right"/>
                            <w:rPr>
                              <w:sz w:val="24"/>
                            </w:rPr>
                          </w:pPr>
                          <w:r>
                            <w:rPr>
                              <w:sz w:val="24"/>
                            </w:rPr>
                            <w:t>1183(11.58)</w:t>
                          </w:r>
                        </w:p>
                      </w:tc>
                      <w:tc>
                        <w:tcPr>
                          <w:tcW w:w="1170" w:type="dxa"/>
                        </w:tcPr>
                        <w:p w14:paraId="3CE32045">
                          <w:pPr>
                            <w:pStyle w:val="16"/>
                            <w:ind w:left="96"/>
                            <w:rPr>
                              <w:sz w:val="24"/>
                            </w:rPr>
                          </w:pPr>
                          <w:r>
                            <w:rPr>
                              <w:sz w:val="24"/>
                            </w:rPr>
                            <w:t>9(9.00)</w:t>
                          </w:r>
                        </w:p>
                      </w:tc>
                    </w:tr>
                    <w:tr w14:paraId="4B813B18">
                      <w:tblPrEx>
                        <w:tblCellMar>
                          <w:top w:w="0" w:type="dxa"/>
                          <w:left w:w="0" w:type="dxa"/>
                          <w:bottom w:w="0" w:type="dxa"/>
                          <w:right w:w="0" w:type="dxa"/>
                        </w:tblCellMar>
                      </w:tblPrEx>
                      <w:trPr>
                        <w:trHeight w:val="298" w:hRule="atLeast"/>
                      </w:trPr>
                      <w:tc>
                        <w:tcPr>
                          <w:tcW w:w="4040" w:type="dxa"/>
                        </w:tcPr>
                        <w:p w14:paraId="3D6E8B75">
                          <w:pPr>
                            <w:pStyle w:val="16"/>
                            <w:ind w:left="1591" w:right="841"/>
                            <w:rPr>
                              <w:sz w:val="24"/>
                            </w:rPr>
                          </w:pPr>
                          <w:r>
                            <w:rPr>
                              <w:sz w:val="24"/>
                            </w:rPr>
                            <w:t>60-64 years</w:t>
                          </w:r>
                        </w:p>
                      </w:tc>
                      <w:tc>
                        <w:tcPr>
                          <w:tcW w:w="2159" w:type="dxa"/>
                        </w:tcPr>
                        <w:p w14:paraId="54E8E6BD">
                          <w:pPr>
                            <w:pStyle w:val="16"/>
                            <w:ind w:right="114"/>
                            <w:jc w:val="right"/>
                            <w:rPr>
                              <w:sz w:val="24"/>
                            </w:rPr>
                          </w:pPr>
                          <w:r>
                            <w:rPr>
                              <w:sz w:val="24"/>
                            </w:rPr>
                            <w:t>1383(13.54)</w:t>
                          </w:r>
                        </w:p>
                      </w:tc>
                      <w:tc>
                        <w:tcPr>
                          <w:tcW w:w="1170" w:type="dxa"/>
                        </w:tcPr>
                        <w:p w14:paraId="05E8B555">
                          <w:pPr>
                            <w:pStyle w:val="16"/>
                            <w:ind w:left="96"/>
                            <w:rPr>
                              <w:sz w:val="24"/>
                            </w:rPr>
                          </w:pPr>
                          <w:r>
                            <w:rPr>
                              <w:sz w:val="24"/>
                            </w:rPr>
                            <w:t>8(8.00)</w:t>
                          </w:r>
                        </w:p>
                      </w:tc>
                    </w:tr>
                    <w:tr w14:paraId="7E3694F5">
                      <w:tblPrEx>
                        <w:tblCellMar>
                          <w:top w:w="0" w:type="dxa"/>
                          <w:left w:w="0" w:type="dxa"/>
                          <w:bottom w:w="0" w:type="dxa"/>
                          <w:right w:w="0" w:type="dxa"/>
                        </w:tblCellMar>
                      </w:tblPrEx>
                      <w:trPr>
                        <w:trHeight w:val="298" w:hRule="atLeast"/>
                      </w:trPr>
                      <w:tc>
                        <w:tcPr>
                          <w:tcW w:w="4040" w:type="dxa"/>
                        </w:tcPr>
                        <w:p w14:paraId="37C4F0EB">
                          <w:pPr>
                            <w:pStyle w:val="16"/>
                            <w:ind w:left="1591" w:right="841"/>
                            <w:rPr>
                              <w:sz w:val="24"/>
                            </w:rPr>
                          </w:pPr>
                          <w:r>
                            <w:rPr>
                              <w:sz w:val="24"/>
                            </w:rPr>
                            <w:t>55-59 years</w:t>
                          </w:r>
                        </w:p>
                      </w:tc>
                      <w:tc>
                        <w:tcPr>
                          <w:tcW w:w="2159" w:type="dxa"/>
                        </w:tcPr>
                        <w:p w14:paraId="195B421D">
                          <w:pPr>
                            <w:pStyle w:val="16"/>
                            <w:ind w:right="114"/>
                            <w:jc w:val="right"/>
                            <w:rPr>
                              <w:sz w:val="24"/>
                            </w:rPr>
                          </w:pPr>
                          <w:r>
                            <w:rPr>
                              <w:sz w:val="24"/>
                            </w:rPr>
                            <w:t>1430(14.00)</w:t>
                          </w:r>
                        </w:p>
                      </w:tc>
                      <w:tc>
                        <w:tcPr>
                          <w:tcW w:w="1170" w:type="dxa"/>
                        </w:tcPr>
                        <w:p w14:paraId="5D0404BC">
                          <w:pPr>
                            <w:pStyle w:val="16"/>
                            <w:ind w:left="96"/>
                            <w:rPr>
                              <w:sz w:val="24"/>
                            </w:rPr>
                          </w:pPr>
                          <w:r>
                            <w:rPr>
                              <w:sz w:val="24"/>
                            </w:rPr>
                            <w:t>11(11.00)</w:t>
                          </w:r>
                        </w:p>
                      </w:tc>
                    </w:tr>
                    <w:tr w14:paraId="78BF485F">
                      <w:tblPrEx>
                        <w:tblCellMar>
                          <w:top w:w="0" w:type="dxa"/>
                          <w:left w:w="0" w:type="dxa"/>
                          <w:bottom w:w="0" w:type="dxa"/>
                          <w:right w:w="0" w:type="dxa"/>
                        </w:tblCellMar>
                      </w:tblPrEx>
                      <w:trPr>
                        <w:trHeight w:val="298" w:hRule="atLeast"/>
                      </w:trPr>
                      <w:tc>
                        <w:tcPr>
                          <w:tcW w:w="4040" w:type="dxa"/>
                        </w:tcPr>
                        <w:p w14:paraId="0EFD7417">
                          <w:pPr>
                            <w:pStyle w:val="16"/>
                            <w:ind w:left="1591" w:right="841"/>
                            <w:rPr>
                              <w:sz w:val="24"/>
                            </w:rPr>
                          </w:pPr>
                          <w:r>
                            <w:rPr>
                              <w:sz w:val="24"/>
                            </w:rPr>
                            <w:t>50-54 years</w:t>
                          </w:r>
                        </w:p>
                      </w:tc>
                      <w:tc>
                        <w:tcPr>
                          <w:tcW w:w="2159" w:type="dxa"/>
                        </w:tcPr>
                        <w:p w14:paraId="2C5B5E37">
                          <w:pPr>
                            <w:pStyle w:val="16"/>
                            <w:ind w:right="114"/>
                            <w:jc w:val="right"/>
                            <w:rPr>
                              <w:sz w:val="24"/>
                            </w:rPr>
                          </w:pPr>
                          <w:r>
                            <w:rPr>
                              <w:sz w:val="24"/>
                            </w:rPr>
                            <w:t>1274(12.47)</w:t>
                          </w:r>
                        </w:p>
                      </w:tc>
                      <w:tc>
                        <w:tcPr>
                          <w:tcW w:w="1170" w:type="dxa"/>
                        </w:tcPr>
                        <w:p w14:paraId="483A1EE0">
                          <w:pPr>
                            <w:pStyle w:val="16"/>
                            <w:ind w:left="96"/>
                            <w:rPr>
                              <w:sz w:val="24"/>
                            </w:rPr>
                          </w:pPr>
                          <w:r>
                            <w:rPr>
                              <w:sz w:val="24"/>
                            </w:rPr>
                            <w:t>15(15.00)</w:t>
                          </w:r>
                        </w:p>
                      </w:tc>
                    </w:tr>
                    <w:tr w14:paraId="0A6F7810">
                      <w:tblPrEx>
                        <w:tblCellMar>
                          <w:top w:w="0" w:type="dxa"/>
                          <w:left w:w="0" w:type="dxa"/>
                          <w:bottom w:w="0" w:type="dxa"/>
                          <w:right w:w="0" w:type="dxa"/>
                        </w:tblCellMar>
                      </w:tblPrEx>
                      <w:trPr>
                        <w:trHeight w:val="298" w:hRule="atLeast"/>
                      </w:trPr>
                      <w:tc>
                        <w:tcPr>
                          <w:tcW w:w="4040" w:type="dxa"/>
                        </w:tcPr>
                        <w:p w14:paraId="5D484BE9">
                          <w:pPr>
                            <w:pStyle w:val="16"/>
                            <w:ind w:left="1591" w:right="841"/>
                            <w:rPr>
                              <w:sz w:val="24"/>
                            </w:rPr>
                          </w:pPr>
                          <w:r>
                            <w:rPr>
                              <w:sz w:val="24"/>
                            </w:rPr>
                            <w:t>45-49 years</w:t>
                          </w:r>
                        </w:p>
                      </w:tc>
                      <w:tc>
                        <w:tcPr>
                          <w:tcW w:w="2159" w:type="dxa"/>
                        </w:tcPr>
                        <w:p w14:paraId="39951CF6">
                          <w:pPr>
                            <w:pStyle w:val="16"/>
                            <w:ind w:right="233"/>
                            <w:jc w:val="right"/>
                            <w:rPr>
                              <w:sz w:val="24"/>
                            </w:rPr>
                          </w:pPr>
                          <w:r>
                            <w:rPr>
                              <w:w w:val="95"/>
                              <w:sz w:val="24"/>
                            </w:rPr>
                            <w:t>928(9.08)</w:t>
                          </w:r>
                        </w:p>
                      </w:tc>
                      <w:tc>
                        <w:tcPr>
                          <w:tcW w:w="1170" w:type="dxa"/>
                        </w:tcPr>
                        <w:p w14:paraId="2884D1C0">
                          <w:pPr>
                            <w:pStyle w:val="16"/>
                            <w:ind w:left="96"/>
                            <w:rPr>
                              <w:sz w:val="24"/>
                            </w:rPr>
                          </w:pPr>
                          <w:r>
                            <w:rPr>
                              <w:sz w:val="24"/>
                            </w:rPr>
                            <w:t>8(8.00)</w:t>
                          </w:r>
                        </w:p>
                      </w:tc>
                    </w:tr>
                    <w:tr w14:paraId="753333BD">
                      <w:tblPrEx>
                        <w:tblCellMar>
                          <w:top w:w="0" w:type="dxa"/>
                          <w:left w:w="0" w:type="dxa"/>
                          <w:bottom w:w="0" w:type="dxa"/>
                          <w:right w:w="0" w:type="dxa"/>
                        </w:tblCellMar>
                      </w:tblPrEx>
                      <w:trPr>
                        <w:trHeight w:val="298" w:hRule="atLeast"/>
                      </w:trPr>
                      <w:tc>
                        <w:tcPr>
                          <w:tcW w:w="4040" w:type="dxa"/>
                        </w:tcPr>
                        <w:p w14:paraId="715DB1F6">
                          <w:pPr>
                            <w:pStyle w:val="16"/>
                            <w:ind w:left="1591" w:right="841"/>
                            <w:rPr>
                              <w:sz w:val="24"/>
                            </w:rPr>
                          </w:pPr>
                          <w:r>
                            <w:rPr>
                              <w:sz w:val="24"/>
                            </w:rPr>
                            <w:t>40-44 years</w:t>
                          </w:r>
                        </w:p>
                      </w:tc>
                      <w:tc>
                        <w:tcPr>
                          <w:tcW w:w="2159" w:type="dxa"/>
                        </w:tcPr>
                        <w:p w14:paraId="32811464">
                          <w:pPr>
                            <w:pStyle w:val="16"/>
                            <w:ind w:right="233"/>
                            <w:jc w:val="right"/>
                            <w:rPr>
                              <w:sz w:val="24"/>
                            </w:rPr>
                          </w:pPr>
                          <w:r>
                            <w:rPr>
                              <w:w w:val="95"/>
                              <w:sz w:val="24"/>
                            </w:rPr>
                            <w:t>610(5.97)</w:t>
                          </w:r>
                        </w:p>
                      </w:tc>
                      <w:tc>
                        <w:tcPr>
                          <w:tcW w:w="1170" w:type="dxa"/>
                        </w:tcPr>
                        <w:p w14:paraId="1CF81B12">
                          <w:pPr>
                            <w:pStyle w:val="16"/>
                            <w:ind w:left="96"/>
                            <w:rPr>
                              <w:sz w:val="24"/>
                            </w:rPr>
                          </w:pPr>
                          <w:r>
                            <w:rPr>
                              <w:sz w:val="24"/>
                            </w:rPr>
                            <w:t>15(15.00)</w:t>
                          </w:r>
                        </w:p>
                      </w:tc>
                    </w:tr>
                    <w:tr w14:paraId="698F4F94">
                      <w:tblPrEx>
                        <w:tblCellMar>
                          <w:top w:w="0" w:type="dxa"/>
                          <w:left w:w="0" w:type="dxa"/>
                          <w:bottom w:w="0" w:type="dxa"/>
                          <w:right w:w="0" w:type="dxa"/>
                        </w:tblCellMar>
                      </w:tblPrEx>
                      <w:trPr>
                        <w:trHeight w:val="298" w:hRule="atLeast"/>
                      </w:trPr>
                      <w:tc>
                        <w:tcPr>
                          <w:tcW w:w="4040" w:type="dxa"/>
                        </w:tcPr>
                        <w:p w14:paraId="4854CE53">
                          <w:pPr>
                            <w:pStyle w:val="16"/>
                            <w:ind w:left="1591" w:right="841"/>
                            <w:rPr>
                              <w:sz w:val="24"/>
                            </w:rPr>
                          </w:pPr>
                          <w:r>
                            <w:rPr>
                              <w:sz w:val="24"/>
                            </w:rPr>
                            <w:t>35-39 years</w:t>
                          </w:r>
                        </w:p>
                      </w:tc>
                      <w:tc>
                        <w:tcPr>
                          <w:tcW w:w="2159" w:type="dxa"/>
                        </w:tcPr>
                        <w:p w14:paraId="787C18F2">
                          <w:pPr>
                            <w:pStyle w:val="16"/>
                            <w:ind w:right="233"/>
                            <w:jc w:val="right"/>
                            <w:rPr>
                              <w:sz w:val="24"/>
                            </w:rPr>
                          </w:pPr>
                          <w:r>
                            <w:rPr>
                              <w:w w:val="95"/>
                              <w:sz w:val="24"/>
                            </w:rPr>
                            <w:t>435(4.25)</w:t>
                          </w:r>
                        </w:p>
                      </w:tc>
                      <w:tc>
                        <w:tcPr>
                          <w:tcW w:w="1170" w:type="dxa"/>
                        </w:tcPr>
                        <w:p w14:paraId="4BD5F11A">
                          <w:pPr>
                            <w:pStyle w:val="16"/>
                            <w:ind w:left="96"/>
                            <w:rPr>
                              <w:sz w:val="24"/>
                            </w:rPr>
                          </w:pPr>
                          <w:r>
                            <w:rPr>
                              <w:sz w:val="24"/>
                            </w:rPr>
                            <w:t>14(14.00)</w:t>
                          </w:r>
                        </w:p>
                      </w:tc>
                    </w:tr>
                    <w:tr w14:paraId="1F47F989">
                      <w:tblPrEx>
                        <w:tblCellMar>
                          <w:top w:w="0" w:type="dxa"/>
                          <w:left w:w="0" w:type="dxa"/>
                          <w:bottom w:w="0" w:type="dxa"/>
                          <w:right w:w="0" w:type="dxa"/>
                        </w:tblCellMar>
                      </w:tblPrEx>
                      <w:trPr>
                        <w:trHeight w:val="298" w:hRule="atLeast"/>
                      </w:trPr>
                      <w:tc>
                        <w:tcPr>
                          <w:tcW w:w="4040" w:type="dxa"/>
                        </w:tcPr>
                        <w:p w14:paraId="39ECD880">
                          <w:pPr>
                            <w:pStyle w:val="16"/>
                            <w:ind w:left="1591" w:right="841"/>
                            <w:rPr>
                              <w:sz w:val="24"/>
                            </w:rPr>
                          </w:pPr>
                          <w:r>
                            <w:rPr>
                              <w:sz w:val="24"/>
                            </w:rPr>
                            <w:t>30-34 years</w:t>
                          </w:r>
                        </w:p>
                      </w:tc>
                      <w:tc>
                        <w:tcPr>
                          <w:tcW w:w="2159" w:type="dxa"/>
                        </w:tcPr>
                        <w:p w14:paraId="4E3A8A61">
                          <w:pPr>
                            <w:pStyle w:val="16"/>
                            <w:ind w:right="233"/>
                            <w:jc w:val="right"/>
                            <w:rPr>
                              <w:sz w:val="24"/>
                            </w:rPr>
                          </w:pPr>
                          <w:r>
                            <w:rPr>
                              <w:w w:val="95"/>
                              <w:sz w:val="24"/>
                            </w:rPr>
                            <w:t>273(2.67)</w:t>
                          </w:r>
                        </w:p>
                      </w:tc>
                      <w:tc>
                        <w:tcPr>
                          <w:tcW w:w="1170" w:type="dxa"/>
                        </w:tcPr>
                        <w:p w14:paraId="36DB89F3">
                          <w:pPr>
                            <w:pStyle w:val="16"/>
                            <w:ind w:left="96"/>
                            <w:rPr>
                              <w:sz w:val="24"/>
                            </w:rPr>
                          </w:pPr>
                          <w:r>
                            <w:rPr>
                              <w:sz w:val="24"/>
                            </w:rPr>
                            <w:t>4(4.00)</w:t>
                          </w:r>
                        </w:p>
                      </w:tc>
                    </w:tr>
                    <w:tr w14:paraId="45DFD570">
                      <w:tblPrEx>
                        <w:tblCellMar>
                          <w:top w:w="0" w:type="dxa"/>
                          <w:left w:w="0" w:type="dxa"/>
                          <w:bottom w:w="0" w:type="dxa"/>
                          <w:right w:w="0" w:type="dxa"/>
                        </w:tblCellMar>
                      </w:tblPrEx>
                      <w:trPr>
                        <w:trHeight w:val="298" w:hRule="atLeast"/>
                      </w:trPr>
                      <w:tc>
                        <w:tcPr>
                          <w:tcW w:w="4040" w:type="dxa"/>
                        </w:tcPr>
                        <w:p w14:paraId="273CB079">
                          <w:pPr>
                            <w:pStyle w:val="16"/>
                            <w:ind w:left="1591" w:right="841"/>
                            <w:rPr>
                              <w:sz w:val="24"/>
                            </w:rPr>
                          </w:pPr>
                          <w:r>
                            <w:rPr>
                              <w:sz w:val="24"/>
                            </w:rPr>
                            <w:t>25-29 years</w:t>
                          </w:r>
                        </w:p>
                      </w:tc>
                      <w:tc>
                        <w:tcPr>
                          <w:tcW w:w="2159" w:type="dxa"/>
                        </w:tcPr>
                        <w:p w14:paraId="5E4AD22B">
                          <w:pPr>
                            <w:pStyle w:val="16"/>
                            <w:ind w:right="233"/>
                            <w:jc w:val="right"/>
                            <w:rPr>
                              <w:sz w:val="24"/>
                            </w:rPr>
                          </w:pPr>
                          <w:r>
                            <w:rPr>
                              <w:w w:val="95"/>
                              <w:sz w:val="24"/>
                            </w:rPr>
                            <w:t>113(1.10)</w:t>
                          </w:r>
                        </w:p>
                      </w:tc>
                      <w:tc>
                        <w:tcPr>
                          <w:tcW w:w="1170" w:type="dxa"/>
                        </w:tcPr>
                        <w:p w14:paraId="776DAF02">
                          <w:pPr>
                            <w:pStyle w:val="16"/>
                            <w:ind w:left="96"/>
                            <w:rPr>
                              <w:sz w:val="24"/>
                            </w:rPr>
                          </w:pPr>
                          <w:r>
                            <w:rPr>
                              <w:sz w:val="24"/>
                            </w:rPr>
                            <w:t>1(1.00)</w:t>
                          </w:r>
                        </w:p>
                      </w:tc>
                    </w:tr>
                    <w:tr w14:paraId="67496A8B">
                      <w:tblPrEx>
                        <w:tblCellMar>
                          <w:top w:w="0" w:type="dxa"/>
                          <w:left w:w="0" w:type="dxa"/>
                          <w:bottom w:w="0" w:type="dxa"/>
                          <w:right w:w="0" w:type="dxa"/>
                        </w:tblCellMar>
                      </w:tblPrEx>
                      <w:trPr>
                        <w:trHeight w:val="298" w:hRule="atLeast"/>
                      </w:trPr>
                      <w:tc>
                        <w:tcPr>
                          <w:tcW w:w="4040" w:type="dxa"/>
                        </w:tcPr>
                        <w:p w14:paraId="370C1150">
                          <w:pPr>
                            <w:pStyle w:val="16"/>
                            <w:ind w:left="1591" w:right="841"/>
                            <w:rPr>
                              <w:sz w:val="24"/>
                            </w:rPr>
                          </w:pPr>
                          <w:r>
                            <w:rPr>
                              <w:sz w:val="24"/>
                            </w:rPr>
                            <w:t>20-24 years</w:t>
                          </w:r>
                        </w:p>
                      </w:tc>
                      <w:tc>
                        <w:tcPr>
                          <w:tcW w:w="2159" w:type="dxa"/>
                        </w:tcPr>
                        <w:p w14:paraId="65010BEB">
                          <w:pPr>
                            <w:pStyle w:val="16"/>
                            <w:ind w:left="1046" w:right="0"/>
                            <w:jc w:val="left"/>
                            <w:rPr>
                              <w:sz w:val="24"/>
                            </w:rPr>
                          </w:pPr>
                          <w:r>
                            <w:rPr>
                              <w:sz w:val="24"/>
                            </w:rPr>
                            <w:t>22(0.21)</w:t>
                          </w:r>
                        </w:p>
                      </w:tc>
                      <w:tc>
                        <w:tcPr>
                          <w:tcW w:w="1170" w:type="dxa"/>
                        </w:tcPr>
                        <w:p w14:paraId="743318C0">
                          <w:pPr>
                            <w:pStyle w:val="16"/>
                            <w:ind w:left="2" w:right="0"/>
                            <w:rPr>
                              <w:sz w:val="24"/>
                            </w:rPr>
                          </w:pPr>
                          <w:r>
                            <w:rPr>
                              <w:w w:val="99"/>
                              <w:sz w:val="24"/>
                            </w:rPr>
                            <w:t>0</w:t>
                          </w:r>
                        </w:p>
                      </w:tc>
                    </w:tr>
                    <w:tr w14:paraId="68C76A54">
                      <w:tblPrEx>
                        <w:tblCellMar>
                          <w:top w:w="0" w:type="dxa"/>
                          <w:left w:w="0" w:type="dxa"/>
                          <w:bottom w:w="0" w:type="dxa"/>
                          <w:right w:w="0" w:type="dxa"/>
                        </w:tblCellMar>
                      </w:tblPrEx>
                      <w:trPr>
                        <w:trHeight w:val="294" w:hRule="atLeast"/>
                      </w:trPr>
                      <w:tc>
                        <w:tcPr>
                          <w:tcW w:w="4040" w:type="dxa"/>
                        </w:tcPr>
                        <w:p w14:paraId="06894CD0">
                          <w:pPr>
                            <w:pStyle w:val="16"/>
                            <w:spacing w:line="272" w:lineRule="exact"/>
                            <w:ind w:left="1591" w:right="841"/>
                            <w:rPr>
                              <w:sz w:val="24"/>
                            </w:rPr>
                          </w:pPr>
                          <w:r>
                            <w:rPr>
                              <w:sz w:val="24"/>
                            </w:rPr>
                            <w:t>15-19 years</w:t>
                          </w:r>
                        </w:p>
                      </w:tc>
                      <w:tc>
                        <w:tcPr>
                          <w:tcW w:w="2159" w:type="dxa"/>
                        </w:tcPr>
                        <w:p w14:paraId="5C5473C5">
                          <w:pPr>
                            <w:pStyle w:val="16"/>
                            <w:spacing w:line="272" w:lineRule="exact"/>
                            <w:ind w:left="1046" w:right="0"/>
                            <w:jc w:val="left"/>
                            <w:rPr>
                              <w:sz w:val="24"/>
                            </w:rPr>
                          </w:pPr>
                          <w:r>
                            <w:rPr>
                              <w:sz w:val="24"/>
                            </w:rPr>
                            <w:t>1(0.009)</w:t>
                          </w:r>
                        </w:p>
                      </w:tc>
                      <w:tc>
                        <w:tcPr>
                          <w:tcW w:w="1170" w:type="dxa"/>
                        </w:tcPr>
                        <w:p w14:paraId="2EEA2CDA">
                          <w:pPr>
                            <w:pStyle w:val="16"/>
                            <w:spacing w:line="272" w:lineRule="exact"/>
                            <w:ind w:left="2" w:right="0"/>
                            <w:rPr>
                              <w:sz w:val="24"/>
                            </w:rPr>
                          </w:pPr>
                          <w:r>
                            <w:rPr>
                              <w:w w:val="99"/>
                              <w:sz w:val="24"/>
                            </w:rPr>
                            <w:t>0</w:t>
                          </w:r>
                        </w:p>
                      </w:tc>
                    </w:tr>
                    <w:tr w14:paraId="2111DE72">
                      <w:tblPrEx>
                        <w:tblCellMar>
                          <w:top w:w="0" w:type="dxa"/>
                          <w:left w:w="0" w:type="dxa"/>
                          <w:bottom w:w="0" w:type="dxa"/>
                          <w:right w:w="0" w:type="dxa"/>
                        </w:tblCellMar>
                      </w:tblPrEx>
                      <w:trPr>
                        <w:trHeight w:val="602" w:hRule="atLeast"/>
                      </w:trPr>
                      <w:tc>
                        <w:tcPr>
                          <w:tcW w:w="4040" w:type="dxa"/>
                        </w:tcPr>
                        <w:p w14:paraId="45470F21">
                          <w:pPr>
                            <w:pStyle w:val="16"/>
                            <w:spacing w:before="6"/>
                            <w:ind w:left="1591" w:right="841"/>
                            <w:rPr>
                              <w:b/>
                              <w:sz w:val="24"/>
                            </w:rPr>
                          </w:pPr>
                          <w:r>
                            <w:rPr>
                              <w:b/>
                              <w:sz w:val="24"/>
                            </w:rPr>
                            <w:t>T stage</w:t>
                          </w:r>
                        </w:p>
                        <w:p w14:paraId="521C2D12">
                          <w:pPr>
                            <w:pStyle w:val="16"/>
                            <w:spacing w:before="23"/>
                            <w:ind w:left="1591" w:right="841"/>
                            <w:rPr>
                              <w:sz w:val="24"/>
                            </w:rPr>
                          </w:pPr>
                          <w:r>
                            <w:rPr>
                              <w:sz w:val="24"/>
                            </w:rPr>
                            <w:t>T0</w:t>
                          </w:r>
                        </w:p>
                      </w:tc>
                      <w:tc>
                        <w:tcPr>
                          <w:tcW w:w="2159" w:type="dxa"/>
                        </w:tcPr>
                        <w:p w14:paraId="1DF9DB57">
                          <w:pPr>
                            <w:pStyle w:val="16"/>
                            <w:spacing w:before="6"/>
                            <w:ind w:right="0"/>
                            <w:jc w:val="left"/>
                            <w:rPr>
                              <w:sz w:val="26"/>
                            </w:rPr>
                          </w:pPr>
                        </w:p>
                        <w:p w14:paraId="15605D3E">
                          <w:pPr>
                            <w:pStyle w:val="16"/>
                            <w:spacing w:before="0"/>
                            <w:ind w:left="1046" w:right="0"/>
                            <w:jc w:val="left"/>
                            <w:rPr>
                              <w:sz w:val="24"/>
                            </w:rPr>
                          </w:pPr>
                          <w:r>
                            <w:rPr>
                              <w:sz w:val="24"/>
                            </w:rPr>
                            <w:t>17(0.16)</w:t>
                          </w:r>
                        </w:p>
                      </w:tc>
                      <w:tc>
                        <w:tcPr>
                          <w:tcW w:w="1170" w:type="dxa"/>
                        </w:tcPr>
                        <w:p w14:paraId="2CE5D5B0">
                          <w:pPr>
                            <w:pStyle w:val="16"/>
                            <w:spacing w:before="6"/>
                            <w:ind w:right="0"/>
                            <w:jc w:val="left"/>
                            <w:rPr>
                              <w:sz w:val="26"/>
                            </w:rPr>
                          </w:pPr>
                        </w:p>
                        <w:p w14:paraId="08438354">
                          <w:pPr>
                            <w:pStyle w:val="16"/>
                            <w:spacing w:before="0"/>
                            <w:ind w:left="2" w:right="0"/>
                            <w:rPr>
                              <w:sz w:val="24"/>
                            </w:rPr>
                          </w:pPr>
                          <w:r>
                            <w:rPr>
                              <w:w w:val="99"/>
                              <w:sz w:val="24"/>
                            </w:rPr>
                            <w:t>0</w:t>
                          </w:r>
                        </w:p>
                      </w:tc>
                    </w:tr>
                    <w:tr w14:paraId="5ED69585">
                      <w:tblPrEx>
                        <w:tblCellMar>
                          <w:top w:w="0" w:type="dxa"/>
                          <w:left w:w="0" w:type="dxa"/>
                          <w:bottom w:w="0" w:type="dxa"/>
                          <w:right w:w="0" w:type="dxa"/>
                        </w:tblCellMar>
                      </w:tblPrEx>
                      <w:trPr>
                        <w:trHeight w:val="298" w:hRule="atLeast"/>
                      </w:trPr>
                      <w:tc>
                        <w:tcPr>
                          <w:tcW w:w="4040" w:type="dxa"/>
                        </w:tcPr>
                        <w:p w14:paraId="458F8658">
                          <w:pPr>
                            <w:pStyle w:val="16"/>
                            <w:ind w:left="1591" w:right="841"/>
                            <w:rPr>
                              <w:sz w:val="24"/>
                            </w:rPr>
                          </w:pPr>
                          <w:r>
                            <w:rPr>
                              <w:sz w:val="24"/>
                            </w:rPr>
                            <w:t>T1</w:t>
                          </w:r>
                        </w:p>
                      </w:tc>
                      <w:tc>
                        <w:tcPr>
                          <w:tcW w:w="2159" w:type="dxa"/>
                        </w:tcPr>
                        <w:p w14:paraId="2E21AA06">
                          <w:pPr>
                            <w:pStyle w:val="16"/>
                            <w:ind w:left="1395" w:right="0"/>
                            <w:jc w:val="left"/>
                            <w:rPr>
                              <w:sz w:val="24"/>
                            </w:rPr>
                          </w:pPr>
                          <w:r>
                            <w:rPr>
                              <w:w w:val="99"/>
                              <w:sz w:val="24"/>
                            </w:rPr>
                            <w:t>0</w:t>
                          </w:r>
                        </w:p>
                      </w:tc>
                      <w:tc>
                        <w:tcPr>
                          <w:tcW w:w="1170" w:type="dxa"/>
                        </w:tcPr>
                        <w:p w14:paraId="5C8469AA">
                          <w:pPr>
                            <w:pStyle w:val="16"/>
                            <w:ind w:left="96"/>
                            <w:rPr>
                              <w:sz w:val="24"/>
                            </w:rPr>
                          </w:pPr>
                          <w:r>
                            <w:rPr>
                              <w:sz w:val="24"/>
                            </w:rPr>
                            <w:t>5(5.00)</w:t>
                          </w:r>
                        </w:p>
                      </w:tc>
                    </w:tr>
                    <w:tr w14:paraId="0E170F0B">
                      <w:tblPrEx>
                        <w:tblCellMar>
                          <w:top w:w="0" w:type="dxa"/>
                          <w:left w:w="0" w:type="dxa"/>
                          <w:bottom w:w="0" w:type="dxa"/>
                          <w:right w:w="0" w:type="dxa"/>
                        </w:tblCellMar>
                      </w:tblPrEx>
                      <w:trPr>
                        <w:trHeight w:val="298" w:hRule="atLeast"/>
                      </w:trPr>
                      <w:tc>
                        <w:tcPr>
                          <w:tcW w:w="4040" w:type="dxa"/>
                        </w:tcPr>
                        <w:p w14:paraId="6932E555">
                          <w:pPr>
                            <w:pStyle w:val="16"/>
                            <w:ind w:left="1591" w:right="841"/>
                            <w:rPr>
                              <w:sz w:val="24"/>
                            </w:rPr>
                          </w:pPr>
                          <w:r>
                            <w:rPr>
                              <w:sz w:val="24"/>
                            </w:rPr>
                            <w:t>T1a</w:t>
                          </w:r>
                        </w:p>
                      </w:tc>
                      <w:tc>
                        <w:tcPr>
                          <w:tcW w:w="2159" w:type="dxa"/>
                        </w:tcPr>
                        <w:p w14:paraId="6094DBCC">
                          <w:pPr>
                            <w:pStyle w:val="16"/>
                            <w:ind w:left="1046" w:right="0"/>
                            <w:jc w:val="left"/>
                            <w:rPr>
                              <w:sz w:val="24"/>
                            </w:rPr>
                          </w:pPr>
                          <w:r>
                            <w:rPr>
                              <w:sz w:val="24"/>
                            </w:rPr>
                            <w:t>48(0.46)</w:t>
                          </w:r>
                        </w:p>
                      </w:tc>
                      <w:tc>
                        <w:tcPr>
                          <w:tcW w:w="1170" w:type="dxa"/>
                        </w:tcPr>
                        <w:p w14:paraId="49C10CDB">
                          <w:pPr>
                            <w:pStyle w:val="16"/>
                            <w:ind w:left="96"/>
                            <w:rPr>
                              <w:sz w:val="24"/>
                            </w:rPr>
                          </w:pPr>
                          <w:r>
                            <w:rPr>
                              <w:sz w:val="24"/>
                            </w:rPr>
                            <w:t>1(1.00)</w:t>
                          </w:r>
                        </w:p>
                      </w:tc>
                    </w:tr>
                    <w:tr w14:paraId="38F1329C">
                      <w:tblPrEx>
                        <w:tblCellMar>
                          <w:top w:w="0" w:type="dxa"/>
                          <w:left w:w="0" w:type="dxa"/>
                          <w:bottom w:w="0" w:type="dxa"/>
                          <w:right w:w="0" w:type="dxa"/>
                        </w:tblCellMar>
                      </w:tblPrEx>
                      <w:trPr>
                        <w:trHeight w:val="298" w:hRule="atLeast"/>
                      </w:trPr>
                      <w:tc>
                        <w:tcPr>
                          <w:tcW w:w="4040" w:type="dxa"/>
                        </w:tcPr>
                        <w:p w14:paraId="25A8D88A">
                          <w:pPr>
                            <w:pStyle w:val="16"/>
                            <w:ind w:left="1591" w:right="841"/>
                            <w:rPr>
                              <w:sz w:val="24"/>
                            </w:rPr>
                          </w:pPr>
                          <w:r>
                            <w:rPr>
                              <w:sz w:val="24"/>
                            </w:rPr>
                            <w:t>T1b</w:t>
                          </w:r>
                        </w:p>
                      </w:tc>
                      <w:tc>
                        <w:tcPr>
                          <w:tcW w:w="2159" w:type="dxa"/>
                        </w:tcPr>
                        <w:p w14:paraId="5987DACE">
                          <w:pPr>
                            <w:pStyle w:val="16"/>
                            <w:ind w:right="233"/>
                            <w:jc w:val="right"/>
                            <w:rPr>
                              <w:sz w:val="24"/>
                            </w:rPr>
                          </w:pPr>
                          <w:r>
                            <w:rPr>
                              <w:sz w:val="24"/>
                            </w:rPr>
                            <w:t>187(1.83)</w:t>
                          </w:r>
                        </w:p>
                      </w:tc>
                      <w:tc>
                        <w:tcPr>
                          <w:tcW w:w="1170" w:type="dxa"/>
                        </w:tcPr>
                        <w:p w14:paraId="4BE20546">
                          <w:pPr>
                            <w:pStyle w:val="16"/>
                            <w:ind w:left="96"/>
                            <w:rPr>
                              <w:sz w:val="24"/>
                            </w:rPr>
                          </w:pPr>
                          <w:r>
                            <w:rPr>
                              <w:sz w:val="24"/>
                            </w:rPr>
                            <w:t>1(1.00)</w:t>
                          </w:r>
                        </w:p>
                      </w:tc>
                    </w:tr>
                    <w:tr w14:paraId="5A3E0B1A">
                      <w:tblPrEx>
                        <w:tblCellMar>
                          <w:top w:w="0" w:type="dxa"/>
                          <w:left w:w="0" w:type="dxa"/>
                          <w:bottom w:w="0" w:type="dxa"/>
                          <w:right w:w="0" w:type="dxa"/>
                        </w:tblCellMar>
                      </w:tblPrEx>
                      <w:trPr>
                        <w:trHeight w:val="298" w:hRule="atLeast"/>
                      </w:trPr>
                      <w:tc>
                        <w:tcPr>
                          <w:tcW w:w="4040" w:type="dxa"/>
                        </w:tcPr>
                        <w:p w14:paraId="182F5EE5">
                          <w:pPr>
                            <w:pStyle w:val="16"/>
                            <w:ind w:left="1591" w:right="841"/>
                            <w:rPr>
                              <w:sz w:val="24"/>
                            </w:rPr>
                          </w:pPr>
                          <w:r>
                            <w:rPr>
                              <w:sz w:val="24"/>
                            </w:rPr>
                            <w:t>T1c</w:t>
                          </w:r>
                        </w:p>
                      </w:tc>
                      <w:tc>
                        <w:tcPr>
                          <w:tcW w:w="2159" w:type="dxa"/>
                        </w:tcPr>
                        <w:p w14:paraId="6C5830F5">
                          <w:pPr>
                            <w:pStyle w:val="16"/>
                            <w:ind w:right="173"/>
                            <w:jc w:val="right"/>
                            <w:rPr>
                              <w:sz w:val="24"/>
                            </w:rPr>
                          </w:pPr>
                          <w:r>
                            <w:rPr>
                              <w:w w:val="95"/>
                              <w:sz w:val="24"/>
                            </w:rPr>
                            <w:t>847(8.292)</w:t>
                          </w:r>
                        </w:p>
                      </w:tc>
                      <w:tc>
                        <w:tcPr>
                          <w:tcW w:w="1170" w:type="dxa"/>
                        </w:tcPr>
                        <w:p w14:paraId="0E5B28EF">
                          <w:pPr>
                            <w:pStyle w:val="16"/>
                            <w:ind w:left="2" w:right="0"/>
                            <w:rPr>
                              <w:sz w:val="24"/>
                            </w:rPr>
                          </w:pPr>
                          <w:r>
                            <w:rPr>
                              <w:w w:val="99"/>
                              <w:sz w:val="24"/>
                            </w:rPr>
                            <w:t>0</w:t>
                          </w:r>
                        </w:p>
                      </w:tc>
                    </w:tr>
                    <w:tr w14:paraId="4201DEA8">
                      <w:tblPrEx>
                        <w:tblCellMar>
                          <w:top w:w="0" w:type="dxa"/>
                          <w:left w:w="0" w:type="dxa"/>
                          <w:bottom w:w="0" w:type="dxa"/>
                          <w:right w:w="0" w:type="dxa"/>
                        </w:tblCellMar>
                      </w:tblPrEx>
                      <w:trPr>
                        <w:trHeight w:val="298" w:hRule="atLeast"/>
                      </w:trPr>
                      <w:tc>
                        <w:tcPr>
                          <w:tcW w:w="4040" w:type="dxa"/>
                        </w:tcPr>
                        <w:p w14:paraId="193CB9B7">
                          <w:pPr>
                            <w:pStyle w:val="16"/>
                            <w:ind w:left="1591" w:right="841"/>
                            <w:rPr>
                              <w:sz w:val="24"/>
                            </w:rPr>
                          </w:pPr>
                          <w:r>
                            <w:rPr>
                              <w:sz w:val="24"/>
                            </w:rPr>
                            <w:t>T2</w:t>
                          </w:r>
                        </w:p>
                      </w:tc>
                      <w:tc>
                        <w:tcPr>
                          <w:tcW w:w="2159" w:type="dxa"/>
                        </w:tcPr>
                        <w:p w14:paraId="49AD7014">
                          <w:pPr>
                            <w:pStyle w:val="16"/>
                            <w:ind w:right="114"/>
                            <w:jc w:val="right"/>
                            <w:rPr>
                              <w:sz w:val="24"/>
                            </w:rPr>
                          </w:pPr>
                          <w:r>
                            <w:rPr>
                              <w:w w:val="95"/>
                              <w:sz w:val="24"/>
                            </w:rPr>
                            <w:t>3192(31.25)</w:t>
                          </w:r>
                        </w:p>
                      </w:tc>
                      <w:tc>
                        <w:tcPr>
                          <w:tcW w:w="1170" w:type="dxa"/>
                        </w:tcPr>
                        <w:p w14:paraId="1DB19DDD">
                          <w:pPr>
                            <w:pStyle w:val="16"/>
                            <w:ind w:left="96"/>
                            <w:rPr>
                              <w:sz w:val="24"/>
                            </w:rPr>
                          </w:pPr>
                          <w:r>
                            <w:rPr>
                              <w:sz w:val="24"/>
                            </w:rPr>
                            <w:t>45(45.00)</w:t>
                          </w:r>
                        </w:p>
                      </w:tc>
                    </w:tr>
                    <w:tr w14:paraId="1D681C16">
                      <w:tblPrEx>
                        <w:tblCellMar>
                          <w:top w:w="0" w:type="dxa"/>
                          <w:left w:w="0" w:type="dxa"/>
                          <w:bottom w:w="0" w:type="dxa"/>
                          <w:right w:w="0" w:type="dxa"/>
                        </w:tblCellMar>
                      </w:tblPrEx>
                      <w:trPr>
                        <w:trHeight w:val="298" w:hRule="atLeast"/>
                      </w:trPr>
                      <w:tc>
                        <w:tcPr>
                          <w:tcW w:w="4040" w:type="dxa"/>
                        </w:tcPr>
                        <w:p w14:paraId="5CC7B5C9">
                          <w:pPr>
                            <w:pStyle w:val="16"/>
                            <w:ind w:left="1591" w:right="841"/>
                            <w:rPr>
                              <w:sz w:val="24"/>
                            </w:rPr>
                          </w:pPr>
                          <w:r>
                            <w:rPr>
                              <w:sz w:val="24"/>
                            </w:rPr>
                            <w:t>T3</w:t>
                          </w:r>
                        </w:p>
                      </w:tc>
                      <w:tc>
                        <w:tcPr>
                          <w:tcW w:w="2159" w:type="dxa"/>
                        </w:tcPr>
                        <w:p w14:paraId="7495C94A">
                          <w:pPr>
                            <w:pStyle w:val="16"/>
                            <w:ind w:right="114"/>
                            <w:jc w:val="right"/>
                            <w:rPr>
                              <w:sz w:val="24"/>
                            </w:rPr>
                          </w:pPr>
                          <w:r>
                            <w:rPr>
                              <w:w w:val="95"/>
                              <w:sz w:val="24"/>
                            </w:rPr>
                            <w:t>1764(17.27)</w:t>
                          </w:r>
                        </w:p>
                      </w:tc>
                      <w:tc>
                        <w:tcPr>
                          <w:tcW w:w="1170" w:type="dxa"/>
                        </w:tcPr>
                        <w:p w14:paraId="315823F4">
                          <w:pPr>
                            <w:pStyle w:val="16"/>
                            <w:ind w:left="96"/>
                            <w:rPr>
                              <w:sz w:val="24"/>
                            </w:rPr>
                          </w:pPr>
                          <w:r>
                            <w:rPr>
                              <w:sz w:val="24"/>
                            </w:rPr>
                            <w:t>14(14.00)</w:t>
                          </w:r>
                        </w:p>
                      </w:tc>
                    </w:tr>
                    <w:tr w14:paraId="1F738E8D">
                      <w:tblPrEx>
                        <w:tblCellMar>
                          <w:top w:w="0" w:type="dxa"/>
                          <w:left w:w="0" w:type="dxa"/>
                          <w:bottom w:w="0" w:type="dxa"/>
                          <w:right w:w="0" w:type="dxa"/>
                        </w:tblCellMar>
                      </w:tblPrEx>
                      <w:trPr>
                        <w:trHeight w:val="298" w:hRule="atLeast"/>
                      </w:trPr>
                      <w:tc>
                        <w:tcPr>
                          <w:tcW w:w="4040" w:type="dxa"/>
                        </w:tcPr>
                        <w:p w14:paraId="3E0A46AB">
                          <w:pPr>
                            <w:pStyle w:val="16"/>
                            <w:ind w:left="1591" w:right="841"/>
                            <w:rPr>
                              <w:sz w:val="24"/>
                            </w:rPr>
                          </w:pPr>
                          <w:r>
                            <w:rPr>
                              <w:sz w:val="24"/>
                            </w:rPr>
                            <w:t>T4</w:t>
                          </w:r>
                        </w:p>
                      </w:tc>
                      <w:tc>
                        <w:tcPr>
                          <w:tcW w:w="2159" w:type="dxa"/>
                        </w:tcPr>
                        <w:p w14:paraId="2B45DD52">
                          <w:pPr>
                            <w:pStyle w:val="16"/>
                            <w:ind w:left="1046" w:right="0"/>
                            <w:jc w:val="left"/>
                            <w:rPr>
                              <w:sz w:val="24"/>
                            </w:rPr>
                          </w:pPr>
                          <w:r>
                            <w:rPr>
                              <w:sz w:val="24"/>
                            </w:rPr>
                            <w:t>87(0.85)</w:t>
                          </w:r>
                        </w:p>
                      </w:tc>
                      <w:tc>
                        <w:tcPr>
                          <w:tcW w:w="1170" w:type="dxa"/>
                        </w:tcPr>
                        <w:p w14:paraId="32486C68">
                          <w:pPr>
                            <w:pStyle w:val="16"/>
                            <w:ind w:left="96"/>
                            <w:rPr>
                              <w:sz w:val="24"/>
                            </w:rPr>
                          </w:pPr>
                          <w:r>
                            <w:rPr>
                              <w:sz w:val="24"/>
                            </w:rPr>
                            <w:t>8(8.00)</w:t>
                          </w:r>
                        </w:p>
                      </w:tc>
                    </w:tr>
                    <w:tr w14:paraId="7769F955">
                      <w:tblPrEx>
                        <w:tblCellMar>
                          <w:top w:w="0" w:type="dxa"/>
                          <w:left w:w="0" w:type="dxa"/>
                          <w:bottom w:w="0" w:type="dxa"/>
                          <w:right w:w="0" w:type="dxa"/>
                        </w:tblCellMar>
                      </w:tblPrEx>
                      <w:trPr>
                        <w:trHeight w:val="298" w:hRule="atLeast"/>
                      </w:trPr>
                      <w:tc>
                        <w:tcPr>
                          <w:tcW w:w="4040" w:type="dxa"/>
                        </w:tcPr>
                        <w:p w14:paraId="2F30769D">
                          <w:pPr>
                            <w:pStyle w:val="16"/>
                            <w:ind w:left="1591" w:right="841"/>
                            <w:rPr>
                              <w:sz w:val="24"/>
                            </w:rPr>
                          </w:pPr>
                          <w:r>
                            <w:rPr>
                              <w:sz w:val="24"/>
                            </w:rPr>
                            <w:t>T4a</w:t>
                          </w:r>
                        </w:p>
                      </w:tc>
                      <w:tc>
                        <w:tcPr>
                          <w:tcW w:w="2159" w:type="dxa"/>
                        </w:tcPr>
                        <w:p w14:paraId="71433222">
                          <w:pPr>
                            <w:pStyle w:val="16"/>
                            <w:ind w:right="233"/>
                            <w:jc w:val="right"/>
                            <w:rPr>
                              <w:sz w:val="24"/>
                            </w:rPr>
                          </w:pPr>
                          <w:r>
                            <w:rPr>
                              <w:w w:val="95"/>
                              <w:sz w:val="24"/>
                            </w:rPr>
                            <w:t>404(3.95)</w:t>
                          </w:r>
                        </w:p>
                      </w:tc>
                      <w:tc>
                        <w:tcPr>
                          <w:tcW w:w="1170" w:type="dxa"/>
                        </w:tcPr>
                        <w:p w14:paraId="39E73F08">
                          <w:pPr>
                            <w:pStyle w:val="16"/>
                            <w:ind w:left="96"/>
                            <w:rPr>
                              <w:sz w:val="24"/>
                            </w:rPr>
                          </w:pPr>
                          <w:r>
                            <w:rPr>
                              <w:sz w:val="24"/>
                            </w:rPr>
                            <w:t>1(1.00)</w:t>
                          </w:r>
                        </w:p>
                      </w:tc>
                    </w:tr>
                    <w:tr w14:paraId="299F65A5">
                      <w:tblPrEx>
                        <w:tblCellMar>
                          <w:top w:w="0" w:type="dxa"/>
                          <w:left w:w="0" w:type="dxa"/>
                          <w:bottom w:w="0" w:type="dxa"/>
                          <w:right w:w="0" w:type="dxa"/>
                        </w:tblCellMar>
                      </w:tblPrEx>
                      <w:trPr>
                        <w:trHeight w:val="298" w:hRule="atLeast"/>
                      </w:trPr>
                      <w:tc>
                        <w:tcPr>
                          <w:tcW w:w="4040" w:type="dxa"/>
                        </w:tcPr>
                        <w:p w14:paraId="378F3381">
                          <w:pPr>
                            <w:pStyle w:val="16"/>
                            <w:ind w:left="1591" w:right="841"/>
                            <w:rPr>
                              <w:sz w:val="24"/>
                            </w:rPr>
                          </w:pPr>
                          <w:r>
                            <w:rPr>
                              <w:sz w:val="24"/>
                            </w:rPr>
                            <w:t>T4b</w:t>
                          </w:r>
                        </w:p>
                      </w:tc>
                      <w:tc>
                        <w:tcPr>
                          <w:tcW w:w="2159" w:type="dxa"/>
                        </w:tcPr>
                        <w:p w14:paraId="0BB7BEFF">
                          <w:pPr>
                            <w:pStyle w:val="16"/>
                            <w:ind w:right="114"/>
                            <w:jc w:val="right"/>
                            <w:rPr>
                              <w:sz w:val="24"/>
                            </w:rPr>
                          </w:pPr>
                          <w:r>
                            <w:rPr>
                              <w:sz w:val="24"/>
                            </w:rPr>
                            <w:t>1721(16.84)</w:t>
                          </w:r>
                        </w:p>
                      </w:tc>
                      <w:tc>
                        <w:tcPr>
                          <w:tcW w:w="1170" w:type="dxa"/>
                        </w:tcPr>
                        <w:p w14:paraId="2326FC07">
                          <w:pPr>
                            <w:pStyle w:val="16"/>
                            <w:ind w:left="96"/>
                            <w:rPr>
                              <w:sz w:val="24"/>
                            </w:rPr>
                          </w:pPr>
                          <w:r>
                            <w:rPr>
                              <w:sz w:val="24"/>
                            </w:rPr>
                            <w:t>16(16.00)</w:t>
                          </w:r>
                        </w:p>
                      </w:tc>
                    </w:tr>
                    <w:tr w14:paraId="08F719FB">
                      <w:tblPrEx>
                        <w:tblCellMar>
                          <w:top w:w="0" w:type="dxa"/>
                          <w:left w:w="0" w:type="dxa"/>
                          <w:bottom w:w="0" w:type="dxa"/>
                          <w:right w:w="0" w:type="dxa"/>
                        </w:tblCellMar>
                      </w:tblPrEx>
                      <w:trPr>
                        <w:trHeight w:val="298" w:hRule="atLeast"/>
                      </w:trPr>
                      <w:tc>
                        <w:tcPr>
                          <w:tcW w:w="4040" w:type="dxa"/>
                        </w:tcPr>
                        <w:p w14:paraId="630B4142">
                          <w:pPr>
                            <w:pStyle w:val="16"/>
                            <w:ind w:left="1591" w:right="841"/>
                            <w:rPr>
                              <w:sz w:val="24"/>
                            </w:rPr>
                          </w:pPr>
                          <w:r>
                            <w:rPr>
                              <w:sz w:val="24"/>
                            </w:rPr>
                            <w:t>T4c</w:t>
                          </w:r>
                        </w:p>
                      </w:tc>
                      <w:tc>
                        <w:tcPr>
                          <w:tcW w:w="2159" w:type="dxa"/>
                        </w:tcPr>
                        <w:p w14:paraId="41D36468">
                          <w:pPr>
                            <w:pStyle w:val="16"/>
                            <w:ind w:right="233"/>
                            <w:jc w:val="right"/>
                            <w:rPr>
                              <w:sz w:val="24"/>
                            </w:rPr>
                          </w:pPr>
                          <w:r>
                            <w:rPr>
                              <w:w w:val="95"/>
                              <w:sz w:val="24"/>
                            </w:rPr>
                            <w:t>161(1.57)</w:t>
                          </w:r>
                        </w:p>
                      </w:tc>
                      <w:tc>
                        <w:tcPr>
                          <w:tcW w:w="1170" w:type="dxa"/>
                        </w:tcPr>
                        <w:p w14:paraId="65BFC50B">
                          <w:pPr>
                            <w:pStyle w:val="16"/>
                            <w:ind w:left="96"/>
                            <w:rPr>
                              <w:sz w:val="24"/>
                            </w:rPr>
                          </w:pPr>
                          <w:r>
                            <w:rPr>
                              <w:sz w:val="24"/>
                            </w:rPr>
                            <w:t>5(5.00)</w:t>
                          </w:r>
                        </w:p>
                      </w:tc>
                    </w:tr>
                    <w:tr w14:paraId="1835CA6E">
                      <w:tblPrEx>
                        <w:tblCellMar>
                          <w:top w:w="0" w:type="dxa"/>
                          <w:left w:w="0" w:type="dxa"/>
                          <w:bottom w:w="0" w:type="dxa"/>
                          <w:right w:w="0" w:type="dxa"/>
                        </w:tblCellMar>
                      </w:tblPrEx>
                      <w:trPr>
                        <w:trHeight w:val="294" w:hRule="atLeast"/>
                      </w:trPr>
                      <w:tc>
                        <w:tcPr>
                          <w:tcW w:w="4040" w:type="dxa"/>
                        </w:tcPr>
                        <w:p w14:paraId="0AAC63A4">
                          <w:pPr>
                            <w:pStyle w:val="16"/>
                            <w:spacing w:line="272" w:lineRule="exact"/>
                            <w:ind w:left="1591" w:right="841"/>
                            <w:rPr>
                              <w:sz w:val="24"/>
                            </w:rPr>
                          </w:pPr>
                          <w:r>
                            <w:rPr>
                              <w:sz w:val="24"/>
                            </w:rPr>
                            <w:t>T4d</w:t>
                          </w:r>
                        </w:p>
                      </w:tc>
                      <w:tc>
                        <w:tcPr>
                          <w:tcW w:w="2159" w:type="dxa"/>
                        </w:tcPr>
                        <w:p w14:paraId="12773990">
                          <w:pPr>
                            <w:pStyle w:val="16"/>
                            <w:spacing w:line="272" w:lineRule="exact"/>
                            <w:ind w:right="173"/>
                            <w:jc w:val="right"/>
                            <w:rPr>
                              <w:sz w:val="24"/>
                            </w:rPr>
                          </w:pPr>
                          <w:r>
                            <w:rPr>
                              <w:sz w:val="24"/>
                            </w:rPr>
                            <w:t>1006(9.84)</w:t>
                          </w:r>
                        </w:p>
                      </w:tc>
                      <w:tc>
                        <w:tcPr>
                          <w:tcW w:w="1170" w:type="dxa"/>
                        </w:tcPr>
                        <w:p w14:paraId="02E7F885">
                          <w:pPr>
                            <w:pStyle w:val="16"/>
                            <w:spacing w:line="272" w:lineRule="exact"/>
                            <w:ind w:left="96"/>
                            <w:rPr>
                              <w:sz w:val="24"/>
                            </w:rPr>
                          </w:pPr>
                          <w:r>
                            <w:rPr>
                              <w:sz w:val="24"/>
                            </w:rPr>
                            <w:t>5(5.00)</w:t>
                          </w:r>
                        </w:p>
                      </w:tc>
                    </w:tr>
                    <w:tr w14:paraId="3D684144">
                      <w:tblPrEx>
                        <w:tblCellMar>
                          <w:top w:w="0" w:type="dxa"/>
                          <w:left w:w="0" w:type="dxa"/>
                          <w:bottom w:w="0" w:type="dxa"/>
                          <w:right w:w="0" w:type="dxa"/>
                        </w:tblCellMar>
                      </w:tblPrEx>
                      <w:trPr>
                        <w:trHeight w:val="602" w:hRule="atLeast"/>
                      </w:trPr>
                      <w:tc>
                        <w:tcPr>
                          <w:tcW w:w="4040" w:type="dxa"/>
                        </w:tcPr>
                        <w:p w14:paraId="62A395B5">
                          <w:pPr>
                            <w:pStyle w:val="16"/>
                            <w:spacing w:before="6"/>
                            <w:ind w:left="1591" w:right="841"/>
                            <w:rPr>
                              <w:b/>
                              <w:sz w:val="24"/>
                            </w:rPr>
                          </w:pPr>
                          <w:r>
                            <w:rPr>
                              <w:b/>
                              <w:sz w:val="24"/>
                            </w:rPr>
                            <w:t>N stage</w:t>
                          </w:r>
                        </w:p>
                        <w:p w14:paraId="38B336FE">
                          <w:pPr>
                            <w:pStyle w:val="16"/>
                            <w:spacing w:before="23"/>
                            <w:ind w:left="1591" w:right="841"/>
                            <w:rPr>
                              <w:sz w:val="24"/>
                            </w:rPr>
                          </w:pPr>
                          <w:r>
                            <w:rPr>
                              <w:sz w:val="24"/>
                            </w:rPr>
                            <w:t>N0</w:t>
                          </w:r>
                        </w:p>
                      </w:tc>
                      <w:tc>
                        <w:tcPr>
                          <w:tcW w:w="2159" w:type="dxa"/>
                        </w:tcPr>
                        <w:p w14:paraId="4E5179E0">
                          <w:pPr>
                            <w:pStyle w:val="16"/>
                            <w:spacing w:before="6"/>
                            <w:ind w:right="0"/>
                            <w:jc w:val="left"/>
                            <w:rPr>
                              <w:sz w:val="26"/>
                            </w:rPr>
                          </w:pPr>
                        </w:p>
                        <w:p w14:paraId="26BD6AC8">
                          <w:pPr>
                            <w:pStyle w:val="16"/>
                            <w:spacing w:before="0"/>
                            <w:ind w:right="114"/>
                            <w:jc w:val="right"/>
                            <w:rPr>
                              <w:sz w:val="24"/>
                            </w:rPr>
                          </w:pPr>
                          <w:r>
                            <w:rPr>
                              <w:w w:val="95"/>
                              <w:sz w:val="24"/>
                            </w:rPr>
                            <w:t>1962(19.20)</w:t>
                          </w:r>
                        </w:p>
                      </w:tc>
                      <w:tc>
                        <w:tcPr>
                          <w:tcW w:w="1170" w:type="dxa"/>
                        </w:tcPr>
                        <w:p w14:paraId="4BB63D6B">
                          <w:pPr>
                            <w:pStyle w:val="16"/>
                            <w:spacing w:before="6"/>
                            <w:ind w:right="0"/>
                            <w:jc w:val="left"/>
                            <w:rPr>
                              <w:sz w:val="26"/>
                            </w:rPr>
                          </w:pPr>
                        </w:p>
                        <w:p w14:paraId="295F05A5">
                          <w:pPr>
                            <w:pStyle w:val="16"/>
                            <w:spacing w:before="0"/>
                            <w:ind w:left="96"/>
                            <w:rPr>
                              <w:sz w:val="24"/>
                            </w:rPr>
                          </w:pPr>
                          <w:r>
                            <w:rPr>
                              <w:sz w:val="24"/>
                            </w:rPr>
                            <w:t>7(7.00)</w:t>
                          </w:r>
                        </w:p>
                      </w:tc>
                    </w:tr>
                    <w:tr w14:paraId="3A4C4913">
                      <w:tblPrEx>
                        <w:tblCellMar>
                          <w:top w:w="0" w:type="dxa"/>
                          <w:left w:w="0" w:type="dxa"/>
                          <w:bottom w:w="0" w:type="dxa"/>
                          <w:right w:w="0" w:type="dxa"/>
                        </w:tblCellMar>
                      </w:tblPrEx>
                      <w:trPr>
                        <w:trHeight w:val="298" w:hRule="atLeast"/>
                      </w:trPr>
                      <w:tc>
                        <w:tcPr>
                          <w:tcW w:w="4040" w:type="dxa"/>
                        </w:tcPr>
                        <w:p w14:paraId="639C9BA0">
                          <w:pPr>
                            <w:pStyle w:val="16"/>
                            <w:ind w:left="1591" w:right="841"/>
                            <w:rPr>
                              <w:sz w:val="24"/>
                            </w:rPr>
                          </w:pPr>
                          <w:r>
                            <w:rPr>
                              <w:sz w:val="24"/>
                            </w:rPr>
                            <w:t>N1</w:t>
                          </w:r>
                        </w:p>
                      </w:tc>
                      <w:tc>
                        <w:tcPr>
                          <w:tcW w:w="2159" w:type="dxa"/>
                        </w:tcPr>
                        <w:p w14:paraId="0A0B45BC">
                          <w:pPr>
                            <w:pStyle w:val="16"/>
                            <w:ind w:right="114"/>
                            <w:jc w:val="right"/>
                            <w:rPr>
                              <w:sz w:val="24"/>
                            </w:rPr>
                          </w:pPr>
                          <w:r>
                            <w:rPr>
                              <w:w w:val="95"/>
                              <w:sz w:val="24"/>
                            </w:rPr>
                            <w:t>3735(36.56)</w:t>
                          </w:r>
                        </w:p>
                      </w:tc>
                      <w:tc>
                        <w:tcPr>
                          <w:tcW w:w="1170" w:type="dxa"/>
                        </w:tcPr>
                        <w:p w14:paraId="6D7EF365">
                          <w:pPr>
                            <w:pStyle w:val="16"/>
                            <w:ind w:left="96"/>
                            <w:rPr>
                              <w:sz w:val="24"/>
                            </w:rPr>
                          </w:pPr>
                          <w:r>
                            <w:rPr>
                              <w:sz w:val="24"/>
                            </w:rPr>
                            <w:t>18(18.00)</w:t>
                          </w:r>
                        </w:p>
                      </w:tc>
                    </w:tr>
                    <w:tr w14:paraId="4A8DBA3D">
                      <w:tblPrEx>
                        <w:tblCellMar>
                          <w:top w:w="0" w:type="dxa"/>
                          <w:left w:w="0" w:type="dxa"/>
                          <w:bottom w:w="0" w:type="dxa"/>
                          <w:right w:w="0" w:type="dxa"/>
                        </w:tblCellMar>
                      </w:tblPrEx>
                      <w:trPr>
                        <w:trHeight w:val="298" w:hRule="atLeast"/>
                      </w:trPr>
                      <w:tc>
                        <w:tcPr>
                          <w:tcW w:w="4040" w:type="dxa"/>
                        </w:tcPr>
                        <w:p w14:paraId="1B9C4096">
                          <w:pPr>
                            <w:pStyle w:val="16"/>
                            <w:ind w:left="1591" w:right="841"/>
                            <w:rPr>
                              <w:sz w:val="24"/>
                            </w:rPr>
                          </w:pPr>
                          <w:r>
                            <w:rPr>
                              <w:sz w:val="24"/>
                            </w:rPr>
                            <w:t>N1a</w:t>
                          </w:r>
                        </w:p>
                      </w:tc>
                      <w:tc>
                        <w:tcPr>
                          <w:tcW w:w="2159" w:type="dxa"/>
                        </w:tcPr>
                        <w:p w14:paraId="5466766F">
                          <w:pPr>
                            <w:pStyle w:val="16"/>
                            <w:ind w:right="233"/>
                            <w:jc w:val="right"/>
                            <w:rPr>
                              <w:sz w:val="24"/>
                            </w:rPr>
                          </w:pPr>
                          <w:r>
                            <w:rPr>
                              <w:w w:val="95"/>
                              <w:sz w:val="24"/>
                            </w:rPr>
                            <w:t>613(6.00)</w:t>
                          </w:r>
                        </w:p>
                      </w:tc>
                      <w:tc>
                        <w:tcPr>
                          <w:tcW w:w="1170" w:type="dxa"/>
                        </w:tcPr>
                        <w:p w14:paraId="79DA6626">
                          <w:pPr>
                            <w:pStyle w:val="16"/>
                            <w:ind w:left="96"/>
                            <w:rPr>
                              <w:sz w:val="24"/>
                            </w:rPr>
                          </w:pPr>
                          <w:r>
                            <w:rPr>
                              <w:sz w:val="24"/>
                            </w:rPr>
                            <w:t>1(1)</w:t>
                          </w:r>
                        </w:p>
                      </w:tc>
                    </w:tr>
                    <w:tr w14:paraId="3FC6B753">
                      <w:tblPrEx>
                        <w:tblCellMar>
                          <w:top w:w="0" w:type="dxa"/>
                          <w:left w:w="0" w:type="dxa"/>
                          <w:bottom w:w="0" w:type="dxa"/>
                          <w:right w:w="0" w:type="dxa"/>
                        </w:tblCellMar>
                      </w:tblPrEx>
                      <w:trPr>
                        <w:trHeight w:val="298" w:hRule="atLeast"/>
                      </w:trPr>
                      <w:tc>
                        <w:tcPr>
                          <w:tcW w:w="4040" w:type="dxa"/>
                        </w:tcPr>
                        <w:p w14:paraId="3A2E8882">
                          <w:pPr>
                            <w:pStyle w:val="16"/>
                            <w:ind w:left="1591" w:right="841"/>
                            <w:rPr>
                              <w:sz w:val="24"/>
                            </w:rPr>
                          </w:pPr>
                          <w:r>
                            <w:rPr>
                              <w:sz w:val="24"/>
                            </w:rPr>
                            <w:t>N2</w:t>
                          </w:r>
                        </w:p>
                      </w:tc>
                      <w:tc>
                        <w:tcPr>
                          <w:tcW w:w="2159" w:type="dxa"/>
                        </w:tcPr>
                        <w:p w14:paraId="2637AE9B">
                          <w:pPr>
                            <w:pStyle w:val="16"/>
                            <w:ind w:right="233"/>
                            <w:jc w:val="right"/>
                            <w:rPr>
                              <w:sz w:val="24"/>
                            </w:rPr>
                          </w:pPr>
                          <w:r>
                            <w:rPr>
                              <w:w w:val="95"/>
                              <w:sz w:val="24"/>
                            </w:rPr>
                            <w:t>228(2.23)</w:t>
                          </w:r>
                        </w:p>
                      </w:tc>
                      <w:tc>
                        <w:tcPr>
                          <w:tcW w:w="1170" w:type="dxa"/>
                        </w:tcPr>
                        <w:p w14:paraId="41323FCF">
                          <w:pPr>
                            <w:pStyle w:val="16"/>
                            <w:ind w:left="96"/>
                            <w:rPr>
                              <w:sz w:val="24"/>
                            </w:rPr>
                          </w:pPr>
                          <w:r>
                            <w:rPr>
                              <w:sz w:val="24"/>
                            </w:rPr>
                            <w:t>25(25.00)</w:t>
                          </w:r>
                        </w:p>
                      </w:tc>
                    </w:tr>
                    <w:tr w14:paraId="2C127119">
                      <w:tblPrEx>
                        <w:tblCellMar>
                          <w:top w:w="0" w:type="dxa"/>
                          <w:left w:w="0" w:type="dxa"/>
                          <w:bottom w:w="0" w:type="dxa"/>
                          <w:right w:w="0" w:type="dxa"/>
                        </w:tblCellMar>
                      </w:tblPrEx>
                      <w:trPr>
                        <w:trHeight w:val="298" w:hRule="atLeast"/>
                      </w:trPr>
                      <w:tc>
                        <w:tcPr>
                          <w:tcW w:w="4040" w:type="dxa"/>
                        </w:tcPr>
                        <w:p w14:paraId="4573BDCC">
                          <w:pPr>
                            <w:pStyle w:val="16"/>
                            <w:ind w:left="1591" w:right="841"/>
                            <w:rPr>
                              <w:sz w:val="24"/>
                            </w:rPr>
                          </w:pPr>
                          <w:r>
                            <w:rPr>
                              <w:sz w:val="24"/>
                            </w:rPr>
                            <w:t>N2a</w:t>
                          </w:r>
                        </w:p>
                      </w:tc>
                      <w:tc>
                        <w:tcPr>
                          <w:tcW w:w="2159" w:type="dxa"/>
                        </w:tcPr>
                        <w:p w14:paraId="0445225D">
                          <w:pPr>
                            <w:pStyle w:val="16"/>
                            <w:ind w:right="233"/>
                            <w:jc w:val="right"/>
                            <w:rPr>
                              <w:sz w:val="24"/>
                            </w:rPr>
                          </w:pPr>
                          <w:r>
                            <w:rPr>
                              <w:w w:val="95"/>
                              <w:sz w:val="24"/>
                            </w:rPr>
                            <w:t>981(9.60)</w:t>
                          </w:r>
                        </w:p>
                      </w:tc>
                      <w:tc>
                        <w:tcPr>
                          <w:tcW w:w="1170" w:type="dxa"/>
                        </w:tcPr>
                        <w:p w14:paraId="6B4408CC">
                          <w:pPr>
                            <w:pStyle w:val="16"/>
                            <w:ind w:left="96"/>
                            <w:rPr>
                              <w:sz w:val="24"/>
                            </w:rPr>
                          </w:pPr>
                          <w:r>
                            <w:rPr>
                              <w:sz w:val="24"/>
                            </w:rPr>
                            <w:t>1(1.00)</w:t>
                          </w:r>
                        </w:p>
                      </w:tc>
                    </w:tr>
                    <w:tr w14:paraId="4D58DFA0">
                      <w:tblPrEx>
                        <w:tblCellMar>
                          <w:top w:w="0" w:type="dxa"/>
                          <w:left w:w="0" w:type="dxa"/>
                          <w:bottom w:w="0" w:type="dxa"/>
                          <w:right w:w="0" w:type="dxa"/>
                        </w:tblCellMar>
                      </w:tblPrEx>
                      <w:trPr>
                        <w:trHeight w:val="298" w:hRule="atLeast"/>
                      </w:trPr>
                      <w:tc>
                        <w:tcPr>
                          <w:tcW w:w="4040" w:type="dxa"/>
                        </w:tcPr>
                        <w:p w14:paraId="5A8990A4">
                          <w:pPr>
                            <w:pStyle w:val="16"/>
                            <w:ind w:left="1591" w:right="841"/>
                            <w:rPr>
                              <w:sz w:val="24"/>
                            </w:rPr>
                          </w:pPr>
                          <w:r>
                            <w:rPr>
                              <w:sz w:val="24"/>
                            </w:rPr>
                            <w:t>N3</w:t>
                          </w:r>
                        </w:p>
                      </w:tc>
                      <w:tc>
                        <w:tcPr>
                          <w:tcW w:w="2159" w:type="dxa"/>
                        </w:tcPr>
                        <w:p w14:paraId="6A7EC522">
                          <w:pPr>
                            <w:pStyle w:val="16"/>
                            <w:ind w:left="1046" w:right="0"/>
                            <w:jc w:val="left"/>
                            <w:rPr>
                              <w:sz w:val="24"/>
                            </w:rPr>
                          </w:pPr>
                          <w:r>
                            <w:rPr>
                              <w:sz w:val="24"/>
                            </w:rPr>
                            <w:t>94(0.92)</w:t>
                          </w:r>
                        </w:p>
                      </w:tc>
                      <w:tc>
                        <w:tcPr>
                          <w:tcW w:w="1170" w:type="dxa"/>
                        </w:tcPr>
                        <w:p w14:paraId="1C5D963A">
                          <w:pPr>
                            <w:pStyle w:val="16"/>
                            <w:ind w:left="96"/>
                            <w:rPr>
                              <w:sz w:val="24"/>
                            </w:rPr>
                          </w:pPr>
                          <w:r>
                            <w:rPr>
                              <w:sz w:val="24"/>
                            </w:rPr>
                            <w:t>27(27.00)</w:t>
                          </w:r>
                        </w:p>
                      </w:tc>
                    </w:tr>
                    <w:tr w14:paraId="3E0AC79B">
                      <w:tblPrEx>
                        <w:tblCellMar>
                          <w:top w:w="0" w:type="dxa"/>
                          <w:left w:w="0" w:type="dxa"/>
                          <w:bottom w:w="0" w:type="dxa"/>
                          <w:right w:w="0" w:type="dxa"/>
                        </w:tblCellMar>
                      </w:tblPrEx>
                      <w:trPr>
                        <w:trHeight w:val="298" w:hRule="atLeast"/>
                      </w:trPr>
                      <w:tc>
                        <w:tcPr>
                          <w:tcW w:w="4040" w:type="dxa"/>
                        </w:tcPr>
                        <w:p w14:paraId="6587CB93">
                          <w:pPr>
                            <w:pStyle w:val="16"/>
                            <w:ind w:left="1591" w:right="841"/>
                            <w:rPr>
                              <w:sz w:val="24"/>
                            </w:rPr>
                          </w:pPr>
                          <w:r>
                            <w:rPr>
                              <w:sz w:val="24"/>
                            </w:rPr>
                            <w:t>N3a</w:t>
                          </w:r>
                        </w:p>
                      </w:tc>
                      <w:tc>
                        <w:tcPr>
                          <w:tcW w:w="2159" w:type="dxa"/>
                        </w:tcPr>
                        <w:p w14:paraId="2599A710">
                          <w:pPr>
                            <w:pStyle w:val="16"/>
                            <w:ind w:right="233"/>
                            <w:jc w:val="right"/>
                            <w:rPr>
                              <w:sz w:val="24"/>
                            </w:rPr>
                          </w:pPr>
                          <w:r>
                            <w:rPr>
                              <w:w w:val="95"/>
                              <w:sz w:val="24"/>
                            </w:rPr>
                            <w:t>675(6.60)</w:t>
                          </w:r>
                        </w:p>
                      </w:tc>
                      <w:tc>
                        <w:tcPr>
                          <w:tcW w:w="1170" w:type="dxa"/>
                        </w:tcPr>
                        <w:p w14:paraId="12AAD06E">
                          <w:pPr>
                            <w:pStyle w:val="16"/>
                            <w:ind w:left="96"/>
                            <w:rPr>
                              <w:sz w:val="24"/>
                            </w:rPr>
                          </w:pPr>
                          <w:r>
                            <w:rPr>
                              <w:sz w:val="24"/>
                            </w:rPr>
                            <w:t>1(1.00)</w:t>
                          </w:r>
                        </w:p>
                      </w:tc>
                    </w:tr>
                    <w:tr w14:paraId="129C5C6F">
                      <w:tblPrEx>
                        <w:tblCellMar>
                          <w:top w:w="0" w:type="dxa"/>
                          <w:left w:w="0" w:type="dxa"/>
                          <w:bottom w:w="0" w:type="dxa"/>
                          <w:right w:w="0" w:type="dxa"/>
                        </w:tblCellMar>
                      </w:tblPrEx>
                      <w:trPr>
                        <w:trHeight w:val="298" w:hRule="atLeast"/>
                      </w:trPr>
                      <w:tc>
                        <w:tcPr>
                          <w:tcW w:w="4040" w:type="dxa"/>
                        </w:tcPr>
                        <w:p w14:paraId="3E984F43">
                          <w:pPr>
                            <w:pStyle w:val="16"/>
                            <w:ind w:left="1591" w:right="841"/>
                            <w:rPr>
                              <w:sz w:val="24"/>
                            </w:rPr>
                          </w:pPr>
                          <w:r>
                            <w:rPr>
                              <w:sz w:val="24"/>
                            </w:rPr>
                            <w:t>N3c</w:t>
                          </w:r>
                        </w:p>
                      </w:tc>
                      <w:tc>
                        <w:tcPr>
                          <w:tcW w:w="2159" w:type="dxa"/>
                        </w:tcPr>
                        <w:p w14:paraId="7425A1E4">
                          <w:pPr>
                            <w:pStyle w:val="16"/>
                            <w:ind w:right="233"/>
                            <w:jc w:val="right"/>
                            <w:rPr>
                              <w:sz w:val="24"/>
                            </w:rPr>
                          </w:pPr>
                          <w:r>
                            <w:rPr>
                              <w:w w:val="95"/>
                              <w:sz w:val="24"/>
                            </w:rPr>
                            <w:t>578(5.65)</w:t>
                          </w:r>
                        </w:p>
                      </w:tc>
                      <w:tc>
                        <w:tcPr>
                          <w:tcW w:w="1170" w:type="dxa"/>
                        </w:tcPr>
                        <w:p w14:paraId="62C09EE3">
                          <w:pPr>
                            <w:pStyle w:val="16"/>
                            <w:ind w:left="96"/>
                            <w:rPr>
                              <w:sz w:val="24"/>
                            </w:rPr>
                          </w:pPr>
                          <w:r>
                            <w:rPr>
                              <w:sz w:val="24"/>
                            </w:rPr>
                            <w:t>18(18.00)</w:t>
                          </w:r>
                        </w:p>
                      </w:tc>
                    </w:tr>
                    <w:tr w14:paraId="08725933">
                      <w:tblPrEx>
                        <w:tblCellMar>
                          <w:top w:w="0" w:type="dxa"/>
                          <w:left w:w="0" w:type="dxa"/>
                          <w:bottom w:w="0" w:type="dxa"/>
                          <w:right w:w="0" w:type="dxa"/>
                        </w:tblCellMar>
                      </w:tblPrEx>
                      <w:trPr>
                        <w:trHeight w:val="294" w:hRule="atLeast"/>
                      </w:trPr>
                      <w:tc>
                        <w:tcPr>
                          <w:tcW w:w="4040" w:type="dxa"/>
                        </w:tcPr>
                        <w:p w14:paraId="1392CC5E">
                          <w:pPr>
                            <w:pStyle w:val="16"/>
                            <w:spacing w:line="272" w:lineRule="exact"/>
                            <w:ind w:left="1591" w:right="841"/>
                            <w:rPr>
                              <w:sz w:val="24"/>
                            </w:rPr>
                          </w:pPr>
                          <w:r>
                            <w:rPr>
                              <w:sz w:val="24"/>
                            </w:rPr>
                            <w:t>NX</w:t>
                          </w:r>
                        </w:p>
                      </w:tc>
                      <w:tc>
                        <w:tcPr>
                          <w:tcW w:w="2159" w:type="dxa"/>
                        </w:tcPr>
                        <w:p w14:paraId="01B6F4EA">
                          <w:pPr>
                            <w:pStyle w:val="16"/>
                            <w:spacing w:line="272" w:lineRule="exact"/>
                            <w:ind w:right="233"/>
                            <w:jc w:val="right"/>
                            <w:rPr>
                              <w:sz w:val="24"/>
                            </w:rPr>
                          </w:pPr>
                          <w:r>
                            <w:rPr>
                              <w:w w:val="95"/>
                              <w:sz w:val="24"/>
                            </w:rPr>
                            <w:t>514(5.03)</w:t>
                          </w:r>
                        </w:p>
                      </w:tc>
                      <w:tc>
                        <w:tcPr>
                          <w:tcW w:w="1170" w:type="dxa"/>
                        </w:tcPr>
                        <w:p w14:paraId="62DE626A">
                          <w:pPr>
                            <w:pStyle w:val="16"/>
                            <w:spacing w:line="272" w:lineRule="exact"/>
                            <w:ind w:left="96"/>
                            <w:rPr>
                              <w:sz w:val="24"/>
                            </w:rPr>
                          </w:pPr>
                          <w:r>
                            <w:rPr>
                              <w:sz w:val="24"/>
                            </w:rPr>
                            <w:t>2(2.00)</w:t>
                          </w:r>
                        </w:p>
                      </w:tc>
                    </w:tr>
                    <w:tr w14:paraId="02F92469">
                      <w:tblPrEx>
                        <w:tblCellMar>
                          <w:top w:w="0" w:type="dxa"/>
                          <w:left w:w="0" w:type="dxa"/>
                          <w:bottom w:w="0" w:type="dxa"/>
                          <w:right w:w="0" w:type="dxa"/>
                        </w:tblCellMar>
                      </w:tblPrEx>
                      <w:trPr>
                        <w:trHeight w:val="596" w:hRule="atLeast"/>
                      </w:trPr>
                      <w:tc>
                        <w:tcPr>
                          <w:tcW w:w="4040" w:type="dxa"/>
                        </w:tcPr>
                        <w:p w14:paraId="25D4B818">
                          <w:pPr>
                            <w:pStyle w:val="16"/>
                            <w:spacing w:before="6"/>
                            <w:ind w:left="1591" w:right="841"/>
                            <w:rPr>
                              <w:b/>
                              <w:sz w:val="24"/>
                            </w:rPr>
                          </w:pPr>
                          <w:r>
                            <w:rPr>
                              <w:b/>
                              <w:sz w:val="24"/>
                            </w:rPr>
                            <w:t>Breast Subtype</w:t>
                          </w:r>
                        </w:p>
                        <w:p w14:paraId="6CA73DE4">
                          <w:pPr>
                            <w:pStyle w:val="16"/>
                            <w:spacing w:before="23" w:line="271" w:lineRule="exact"/>
                            <w:ind w:left="1591" w:right="841"/>
                            <w:rPr>
                              <w:sz w:val="24"/>
                            </w:rPr>
                          </w:pPr>
                          <w:r>
                            <w:rPr>
                              <w:sz w:val="24"/>
                            </w:rPr>
                            <w:t>Luminal A</w:t>
                          </w:r>
                        </w:p>
                      </w:tc>
                      <w:tc>
                        <w:tcPr>
                          <w:tcW w:w="2159" w:type="dxa"/>
                        </w:tcPr>
                        <w:p w14:paraId="66FE577A">
                          <w:pPr>
                            <w:pStyle w:val="16"/>
                            <w:spacing w:before="6"/>
                            <w:ind w:right="0"/>
                            <w:jc w:val="left"/>
                            <w:rPr>
                              <w:sz w:val="26"/>
                            </w:rPr>
                          </w:pPr>
                        </w:p>
                        <w:p w14:paraId="466EC2B4">
                          <w:pPr>
                            <w:pStyle w:val="16"/>
                            <w:spacing w:before="0" w:line="271" w:lineRule="exact"/>
                            <w:ind w:right="114"/>
                            <w:jc w:val="right"/>
                            <w:rPr>
                              <w:sz w:val="24"/>
                            </w:rPr>
                          </w:pPr>
                          <w:r>
                            <w:rPr>
                              <w:w w:val="95"/>
                              <w:sz w:val="24"/>
                            </w:rPr>
                            <w:t>5954(58.29)</w:t>
                          </w:r>
                        </w:p>
                      </w:tc>
                      <w:tc>
                        <w:tcPr>
                          <w:tcW w:w="1170" w:type="dxa"/>
                        </w:tcPr>
                        <w:p w14:paraId="22305600">
                          <w:pPr>
                            <w:pStyle w:val="16"/>
                            <w:spacing w:before="6"/>
                            <w:ind w:right="0"/>
                            <w:jc w:val="left"/>
                            <w:rPr>
                              <w:sz w:val="26"/>
                            </w:rPr>
                          </w:pPr>
                        </w:p>
                        <w:p w14:paraId="335FF2FA">
                          <w:pPr>
                            <w:pStyle w:val="16"/>
                            <w:spacing w:before="0" w:line="271" w:lineRule="exact"/>
                            <w:ind w:left="96"/>
                            <w:rPr>
                              <w:sz w:val="24"/>
                            </w:rPr>
                          </w:pPr>
                          <w:r>
                            <w:rPr>
                              <w:sz w:val="24"/>
                            </w:rPr>
                            <w:t>10(10.00)</w:t>
                          </w:r>
                        </w:p>
                      </w:tc>
                    </w:tr>
                  </w:tbl>
                  <w:p w14:paraId="2AF67D7A">
                    <w:pPr>
                      <w:pStyle w:val="4"/>
                      <w:jc w:val="left"/>
                    </w:pPr>
                  </w:p>
                </w:txbxContent>
              </v:textbox>
            </v:shape>
          </w:pict>
        </w:r>
      </w:ins>
      <w:r>
        <w:rPr>
          <w:spacing w:val="-4"/>
        </w:rPr>
        <w:t>Table</w:t>
      </w:r>
      <w:r>
        <w:rPr>
          <w:spacing w:val="-2"/>
        </w:rPr>
        <w:t xml:space="preserve"> </w:t>
      </w:r>
      <w:r>
        <w:t>1</w:t>
      </w:r>
      <w:r>
        <w:tab/>
      </w:r>
      <w:r>
        <w:t xml:space="preserve">Main Baseline Clinical Characteristics of </w:t>
      </w:r>
      <w:r>
        <w:rPr>
          <w:spacing w:val="-3"/>
        </w:rPr>
        <w:t xml:space="preserve">Patients </w:t>
      </w:r>
      <w:r>
        <w:rPr>
          <w:position w:val="-14"/>
        </w:rPr>
        <w:t>Characteristic</w:t>
      </w:r>
      <w:r>
        <w:rPr>
          <w:position w:val="-14"/>
        </w:rPr>
        <w:tab/>
      </w:r>
      <w:r>
        <w:t>Data set, No.</w:t>
      </w:r>
      <w:r>
        <w:rPr>
          <w:spacing w:val="-5"/>
        </w:rPr>
        <w:t xml:space="preserve"> </w:t>
      </w:r>
      <w:r>
        <w:t>(%)</w:t>
      </w:r>
    </w:p>
    <w:p w14:paraId="28DFCD61">
      <w:pPr>
        <w:pStyle w:val="15"/>
        <w:numPr>
          <w:ilvl w:val="0"/>
          <w:numId w:val="5"/>
        </w:numPr>
        <w:spacing w:line="491" w:lineRule="auto"/>
        <w:sectPr>
          <w:pgSz w:w="11910" w:h="16840"/>
          <w:pgMar w:top="1180" w:right="760" w:bottom="1220" w:left="780" w:header="775" w:footer="1033" w:gutter="0"/>
          <w:lnNumType w:countBy="1" w:restart="continuous"/>
          <w:cols w:space="720" w:num="1"/>
        </w:sectPr>
      </w:pPr>
    </w:p>
    <w:p w14:paraId="2CD6BCAF">
      <w:pPr>
        <w:pStyle w:val="4"/>
        <w:numPr>
          <w:ilvl w:val="0"/>
          <w:numId w:val="5"/>
        </w:numPr>
        <w:spacing w:before="9"/>
        <w:rPr>
          <w:sz w:val="25"/>
        </w:rPr>
      </w:pPr>
    </w:p>
    <w:tbl>
      <w:tblPr>
        <w:tblStyle w:val="8"/>
        <w:tblW w:w="0" w:type="auto"/>
        <w:tblInd w:w="1517" w:type="dxa"/>
        <w:tblLayout w:type="fixed"/>
        <w:tblCellMar>
          <w:top w:w="0" w:type="dxa"/>
          <w:left w:w="0" w:type="dxa"/>
          <w:bottom w:w="0" w:type="dxa"/>
          <w:right w:w="0" w:type="dxa"/>
        </w:tblCellMar>
      </w:tblPr>
      <w:tblGrid>
        <w:gridCol w:w="4790"/>
        <w:gridCol w:w="1409"/>
        <w:gridCol w:w="1170"/>
      </w:tblGrid>
      <w:tr w14:paraId="4189876B">
        <w:tblPrEx>
          <w:tblCellMar>
            <w:top w:w="0" w:type="dxa"/>
            <w:left w:w="0" w:type="dxa"/>
            <w:bottom w:w="0" w:type="dxa"/>
            <w:right w:w="0" w:type="dxa"/>
          </w:tblCellMar>
        </w:tblPrEx>
        <w:trPr>
          <w:trHeight w:val="293" w:hRule="atLeast"/>
        </w:trPr>
        <w:tc>
          <w:tcPr>
            <w:tcW w:w="4790" w:type="dxa"/>
          </w:tcPr>
          <w:p w14:paraId="45115320">
            <w:pPr>
              <w:pStyle w:val="16"/>
              <w:spacing w:before="0" w:line="273" w:lineRule="exact"/>
              <w:ind w:left="1465" w:right="1465"/>
              <w:rPr>
                <w:sz w:val="24"/>
              </w:rPr>
            </w:pPr>
            <w:r>
              <w:rPr>
                <w:sz w:val="24"/>
              </w:rPr>
              <w:t>Luminal B</w:t>
            </w:r>
          </w:p>
        </w:tc>
        <w:tc>
          <w:tcPr>
            <w:tcW w:w="1409" w:type="dxa"/>
          </w:tcPr>
          <w:p w14:paraId="44AECC64">
            <w:pPr>
              <w:pStyle w:val="16"/>
              <w:spacing w:before="0" w:line="273" w:lineRule="exact"/>
              <w:ind w:left="95"/>
              <w:rPr>
                <w:sz w:val="24"/>
              </w:rPr>
            </w:pPr>
            <w:r>
              <w:rPr>
                <w:sz w:val="24"/>
              </w:rPr>
              <w:t>1778(17.40)</w:t>
            </w:r>
          </w:p>
        </w:tc>
        <w:tc>
          <w:tcPr>
            <w:tcW w:w="1170" w:type="dxa"/>
          </w:tcPr>
          <w:p w14:paraId="00E3E309">
            <w:pPr>
              <w:pStyle w:val="16"/>
              <w:spacing w:before="0" w:line="273" w:lineRule="exact"/>
              <w:ind w:left="96"/>
              <w:rPr>
                <w:sz w:val="24"/>
              </w:rPr>
            </w:pPr>
            <w:r>
              <w:rPr>
                <w:sz w:val="24"/>
              </w:rPr>
              <w:t>52(52.00)</w:t>
            </w:r>
          </w:p>
        </w:tc>
      </w:tr>
      <w:tr w14:paraId="61D93922">
        <w:tblPrEx>
          <w:tblCellMar>
            <w:top w:w="0" w:type="dxa"/>
            <w:left w:w="0" w:type="dxa"/>
            <w:bottom w:w="0" w:type="dxa"/>
            <w:right w:w="0" w:type="dxa"/>
          </w:tblCellMar>
        </w:tblPrEx>
        <w:trPr>
          <w:trHeight w:val="298" w:hRule="atLeast"/>
        </w:trPr>
        <w:tc>
          <w:tcPr>
            <w:tcW w:w="4790" w:type="dxa"/>
          </w:tcPr>
          <w:p w14:paraId="541CE1B9">
            <w:pPr>
              <w:pStyle w:val="16"/>
              <w:ind w:left="1465" w:right="1465"/>
              <w:rPr>
                <w:sz w:val="24"/>
              </w:rPr>
            </w:pPr>
            <w:r>
              <w:rPr>
                <w:sz w:val="24"/>
              </w:rPr>
              <w:t>Triple Negative</w:t>
            </w:r>
          </w:p>
        </w:tc>
        <w:tc>
          <w:tcPr>
            <w:tcW w:w="1409" w:type="dxa"/>
          </w:tcPr>
          <w:p w14:paraId="730C50F1">
            <w:pPr>
              <w:pStyle w:val="16"/>
              <w:ind w:left="95"/>
              <w:rPr>
                <w:sz w:val="24"/>
              </w:rPr>
            </w:pPr>
            <w:r>
              <w:rPr>
                <w:sz w:val="24"/>
              </w:rPr>
              <w:t>1502(14.70)</w:t>
            </w:r>
          </w:p>
        </w:tc>
        <w:tc>
          <w:tcPr>
            <w:tcW w:w="1170" w:type="dxa"/>
          </w:tcPr>
          <w:p w14:paraId="3A8A2C7B">
            <w:pPr>
              <w:pStyle w:val="16"/>
              <w:ind w:left="96"/>
              <w:rPr>
                <w:sz w:val="24"/>
              </w:rPr>
            </w:pPr>
            <w:r>
              <w:rPr>
                <w:sz w:val="24"/>
              </w:rPr>
              <w:t>21(21.00)</w:t>
            </w:r>
          </w:p>
        </w:tc>
      </w:tr>
      <w:tr w14:paraId="61874A02">
        <w:tblPrEx>
          <w:tblCellMar>
            <w:top w:w="0" w:type="dxa"/>
            <w:left w:w="0" w:type="dxa"/>
            <w:bottom w:w="0" w:type="dxa"/>
            <w:right w:w="0" w:type="dxa"/>
          </w:tblCellMar>
        </w:tblPrEx>
        <w:trPr>
          <w:trHeight w:val="294" w:hRule="atLeast"/>
        </w:trPr>
        <w:tc>
          <w:tcPr>
            <w:tcW w:w="4790" w:type="dxa"/>
          </w:tcPr>
          <w:p w14:paraId="6571AE02">
            <w:pPr>
              <w:pStyle w:val="16"/>
              <w:spacing w:line="272" w:lineRule="exact"/>
              <w:ind w:left="1465" w:right="1465"/>
              <w:rPr>
                <w:sz w:val="24"/>
              </w:rPr>
            </w:pPr>
            <w:r>
              <w:rPr>
                <w:sz w:val="24"/>
              </w:rPr>
              <w:t>HER2-positive</w:t>
            </w:r>
          </w:p>
        </w:tc>
        <w:tc>
          <w:tcPr>
            <w:tcW w:w="1409" w:type="dxa"/>
          </w:tcPr>
          <w:p w14:paraId="552D68B4">
            <w:pPr>
              <w:pStyle w:val="16"/>
              <w:spacing w:line="272" w:lineRule="exact"/>
              <w:ind w:left="95"/>
              <w:rPr>
                <w:sz w:val="24"/>
              </w:rPr>
            </w:pPr>
            <w:r>
              <w:rPr>
                <w:sz w:val="24"/>
              </w:rPr>
              <w:t>980(9.59)</w:t>
            </w:r>
          </w:p>
        </w:tc>
        <w:tc>
          <w:tcPr>
            <w:tcW w:w="1170" w:type="dxa"/>
          </w:tcPr>
          <w:p w14:paraId="4A16A366">
            <w:pPr>
              <w:pStyle w:val="16"/>
              <w:spacing w:line="272" w:lineRule="exact"/>
              <w:ind w:left="96"/>
              <w:rPr>
                <w:sz w:val="24"/>
              </w:rPr>
            </w:pPr>
            <w:r>
              <w:rPr>
                <w:sz w:val="24"/>
              </w:rPr>
              <w:t>17(17.00)</w:t>
            </w:r>
          </w:p>
        </w:tc>
      </w:tr>
      <w:tr w14:paraId="154D047F">
        <w:tblPrEx>
          <w:tblCellMar>
            <w:top w:w="0" w:type="dxa"/>
            <w:left w:w="0" w:type="dxa"/>
            <w:bottom w:w="0" w:type="dxa"/>
            <w:right w:w="0" w:type="dxa"/>
          </w:tblCellMar>
        </w:tblPrEx>
        <w:trPr>
          <w:trHeight w:val="602" w:hRule="atLeast"/>
        </w:trPr>
        <w:tc>
          <w:tcPr>
            <w:tcW w:w="4790" w:type="dxa"/>
          </w:tcPr>
          <w:p w14:paraId="1E2F1348">
            <w:pPr>
              <w:pStyle w:val="16"/>
              <w:spacing w:before="6"/>
              <w:ind w:left="1465" w:right="1465"/>
              <w:rPr>
                <w:b/>
                <w:sz w:val="24"/>
              </w:rPr>
            </w:pPr>
            <w:r>
              <w:rPr>
                <w:b/>
                <w:sz w:val="24"/>
              </w:rPr>
              <w:t>ER Status</w:t>
            </w:r>
          </w:p>
          <w:p w14:paraId="0F0381DB">
            <w:pPr>
              <w:pStyle w:val="16"/>
              <w:spacing w:before="23"/>
              <w:ind w:left="1465" w:right="1465"/>
              <w:rPr>
                <w:sz w:val="24"/>
              </w:rPr>
            </w:pPr>
            <w:r>
              <w:rPr>
                <w:sz w:val="24"/>
              </w:rPr>
              <w:t>Positive</w:t>
            </w:r>
          </w:p>
        </w:tc>
        <w:tc>
          <w:tcPr>
            <w:tcW w:w="1409" w:type="dxa"/>
          </w:tcPr>
          <w:p w14:paraId="14997A17">
            <w:pPr>
              <w:pStyle w:val="16"/>
              <w:spacing w:before="6"/>
              <w:ind w:right="0"/>
              <w:jc w:val="left"/>
              <w:rPr>
                <w:sz w:val="26"/>
              </w:rPr>
            </w:pPr>
          </w:p>
          <w:p w14:paraId="5EED7B6D">
            <w:pPr>
              <w:pStyle w:val="16"/>
              <w:spacing w:before="0"/>
              <w:ind w:left="95"/>
              <w:rPr>
                <w:sz w:val="24"/>
              </w:rPr>
            </w:pPr>
            <w:r>
              <w:rPr>
                <w:sz w:val="24"/>
              </w:rPr>
              <w:t>7563(74.04)</w:t>
            </w:r>
          </w:p>
        </w:tc>
        <w:tc>
          <w:tcPr>
            <w:tcW w:w="1170" w:type="dxa"/>
          </w:tcPr>
          <w:p w14:paraId="57A4F1D8">
            <w:pPr>
              <w:pStyle w:val="16"/>
              <w:spacing w:before="6"/>
              <w:ind w:right="0"/>
              <w:jc w:val="left"/>
              <w:rPr>
                <w:sz w:val="26"/>
              </w:rPr>
            </w:pPr>
          </w:p>
          <w:p w14:paraId="6DDEBEDD">
            <w:pPr>
              <w:pStyle w:val="16"/>
              <w:spacing w:before="0"/>
              <w:ind w:left="96"/>
              <w:rPr>
                <w:sz w:val="24"/>
              </w:rPr>
            </w:pPr>
            <w:r>
              <w:rPr>
                <w:sz w:val="24"/>
              </w:rPr>
              <w:t>60(60.00)</w:t>
            </w:r>
          </w:p>
        </w:tc>
      </w:tr>
      <w:tr w14:paraId="05D62931">
        <w:tblPrEx>
          <w:tblCellMar>
            <w:top w:w="0" w:type="dxa"/>
            <w:left w:w="0" w:type="dxa"/>
            <w:bottom w:w="0" w:type="dxa"/>
            <w:right w:w="0" w:type="dxa"/>
          </w:tblCellMar>
        </w:tblPrEx>
        <w:trPr>
          <w:trHeight w:val="294" w:hRule="atLeast"/>
        </w:trPr>
        <w:tc>
          <w:tcPr>
            <w:tcW w:w="4790" w:type="dxa"/>
          </w:tcPr>
          <w:p w14:paraId="46B2384E">
            <w:pPr>
              <w:pStyle w:val="16"/>
              <w:spacing w:line="272" w:lineRule="exact"/>
              <w:ind w:left="1465" w:right="1465"/>
              <w:rPr>
                <w:sz w:val="24"/>
              </w:rPr>
            </w:pPr>
            <w:r>
              <w:rPr>
                <w:sz w:val="24"/>
              </w:rPr>
              <w:t>Negative</w:t>
            </w:r>
          </w:p>
        </w:tc>
        <w:tc>
          <w:tcPr>
            <w:tcW w:w="1409" w:type="dxa"/>
          </w:tcPr>
          <w:p w14:paraId="3E26DCB5">
            <w:pPr>
              <w:pStyle w:val="16"/>
              <w:spacing w:line="272" w:lineRule="exact"/>
              <w:ind w:left="95"/>
              <w:rPr>
                <w:sz w:val="24"/>
              </w:rPr>
            </w:pPr>
            <w:r>
              <w:rPr>
                <w:sz w:val="24"/>
              </w:rPr>
              <w:t>2651(25.95)</w:t>
            </w:r>
          </w:p>
        </w:tc>
        <w:tc>
          <w:tcPr>
            <w:tcW w:w="1170" w:type="dxa"/>
          </w:tcPr>
          <w:p w14:paraId="73EDD375">
            <w:pPr>
              <w:pStyle w:val="16"/>
              <w:spacing w:line="272" w:lineRule="exact"/>
              <w:ind w:left="96"/>
              <w:rPr>
                <w:sz w:val="24"/>
              </w:rPr>
            </w:pPr>
            <w:r>
              <w:rPr>
                <w:sz w:val="24"/>
              </w:rPr>
              <w:t>40(40.00)</w:t>
            </w:r>
          </w:p>
        </w:tc>
      </w:tr>
      <w:tr w14:paraId="42672DF2">
        <w:tblPrEx>
          <w:tblCellMar>
            <w:top w:w="0" w:type="dxa"/>
            <w:left w:w="0" w:type="dxa"/>
            <w:bottom w:w="0" w:type="dxa"/>
            <w:right w:w="0" w:type="dxa"/>
          </w:tblCellMar>
        </w:tblPrEx>
        <w:trPr>
          <w:trHeight w:val="602" w:hRule="atLeast"/>
        </w:trPr>
        <w:tc>
          <w:tcPr>
            <w:tcW w:w="4790" w:type="dxa"/>
          </w:tcPr>
          <w:p w14:paraId="03F6EFAE">
            <w:pPr>
              <w:pStyle w:val="16"/>
              <w:spacing w:before="6"/>
              <w:ind w:left="1465" w:right="1465"/>
              <w:rPr>
                <w:b/>
                <w:sz w:val="24"/>
              </w:rPr>
            </w:pPr>
            <w:r>
              <w:rPr>
                <w:b/>
                <w:sz w:val="24"/>
              </w:rPr>
              <w:t>PR Status</w:t>
            </w:r>
          </w:p>
          <w:p w14:paraId="3355A680">
            <w:pPr>
              <w:pStyle w:val="16"/>
              <w:spacing w:before="23"/>
              <w:ind w:left="1465" w:right="1465"/>
              <w:rPr>
                <w:sz w:val="24"/>
              </w:rPr>
            </w:pPr>
            <w:r>
              <w:rPr>
                <w:sz w:val="24"/>
              </w:rPr>
              <w:t>Positive</w:t>
            </w:r>
          </w:p>
        </w:tc>
        <w:tc>
          <w:tcPr>
            <w:tcW w:w="1409" w:type="dxa"/>
          </w:tcPr>
          <w:p w14:paraId="77E1507E">
            <w:pPr>
              <w:pStyle w:val="16"/>
              <w:spacing w:before="6"/>
              <w:ind w:right="0"/>
              <w:jc w:val="left"/>
              <w:rPr>
                <w:sz w:val="26"/>
              </w:rPr>
            </w:pPr>
          </w:p>
          <w:p w14:paraId="19D9E35E">
            <w:pPr>
              <w:pStyle w:val="16"/>
              <w:spacing w:before="0"/>
              <w:ind w:left="95"/>
              <w:rPr>
                <w:sz w:val="24"/>
              </w:rPr>
            </w:pPr>
            <w:r>
              <w:rPr>
                <w:sz w:val="24"/>
              </w:rPr>
              <w:t>6164(60.34)</w:t>
            </w:r>
          </w:p>
        </w:tc>
        <w:tc>
          <w:tcPr>
            <w:tcW w:w="1170" w:type="dxa"/>
          </w:tcPr>
          <w:p w14:paraId="56F44EB6">
            <w:pPr>
              <w:pStyle w:val="16"/>
              <w:spacing w:before="6"/>
              <w:ind w:right="0"/>
              <w:jc w:val="left"/>
              <w:rPr>
                <w:sz w:val="26"/>
              </w:rPr>
            </w:pPr>
          </w:p>
          <w:p w14:paraId="757C737B">
            <w:pPr>
              <w:pStyle w:val="16"/>
              <w:spacing w:before="0"/>
              <w:ind w:left="96"/>
              <w:rPr>
                <w:sz w:val="24"/>
              </w:rPr>
            </w:pPr>
            <w:r>
              <w:rPr>
                <w:sz w:val="24"/>
              </w:rPr>
              <w:t>37(37.00)</w:t>
            </w:r>
          </w:p>
        </w:tc>
      </w:tr>
      <w:tr w14:paraId="17D8C51D">
        <w:tblPrEx>
          <w:tblCellMar>
            <w:top w:w="0" w:type="dxa"/>
            <w:left w:w="0" w:type="dxa"/>
            <w:bottom w:w="0" w:type="dxa"/>
            <w:right w:w="0" w:type="dxa"/>
          </w:tblCellMar>
        </w:tblPrEx>
        <w:trPr>
          <w:trHeight w:val="294" w:hRule="atLeast"/>
        </w:trPr>
        <w:tc>
          <w:tcPr>
            <w:tcW w:w="4790" w:type="dxa"/>
          </w:tcPr>
          <w:p w14:paraId="0B5A64EC">
            <w:pPr>
              <w:pStyle w:val="16"/>
              <w:spacing w:line="272" w:lineRule="exact"/>
              <w:ind w:left="1465" w:right="1465"/>
              <w:rPr>
                <w:sz w:val="24"/>
              </w:rPr>
            </w:pPr>
            <w:r>
              <w:rPr>
                <w:sz w:val="24"/>
              </w:rPr>
              <w:t>Negative</w:t>
            </w:r>
          </w:p>
        </w:tc>
        <w:tc>
          <w:tcPr>
            <w:tcW w:w="1409" w:type="dxa"/>
          </w:tcPr>
          <w:p w14:paraId="25DE7A91">
            <w:pPr>
              <w:pStyle w:val="16"/>
              <w:spacing w:line="272" w:lineRule="exact"/>
              <w:ind w:left="95"/>
              <w:rPr>
                <w:sz w:val="24"/>
              </w:rPr>
            </w:pPr>
            <w:r>
              <w:rPr>
                <w:sz w:val="24"/>
              </w:rPr>
              <w:t>4050(39.65)</w:t>
            </w:r>
          </w:p>
        </w:tc>
        <w:tc>
          <w:tcPr>
            <w:tcW w:w="1170" w:type="dxa"/>
          </w:tcPr>
          <w:p w14:paraId="6310D56E">
            <w:pPr>
              <w:pStyle w:val="16"/>
              <w:spacing w:line="272" w:lineRule="exact"/>
              <w:ind w:left="96"/>
              <w:rPr>
                <w:sz w:val="24"/>
              </w:rPr>
            </w:pPr>
            <w:r>
              <w:rPr>
                <w:sz w:val="24"/>
              </w:rPr>
              <w:t>63(63.00)</w:t>
            </w:r>
          </w:p>
        </w:tc>
      </w:tr>
      <w:tr w14:paraId="6B527388">
        <w:tblPrEx>
          <w:tblCellMar>
            <w:top w:w="0" w:type="dxa"/>
            <w:left w:w="0" w:type="dxa"/>
            <w:bottom w:w="0" w:type="dxa"/>
            <w:right w:w="0" w:type="dxa"/>
          </w:tblCellMar>
        </w:tblPrEx>
        <w:trPr>
          <w:trHeight w:val="602" w:hRule="atLeast"/>
        </w:trPr>
        <w:tc>
          <w:tcPr>
            <w:tcW w:w="4790" w:type="dxa"/>
          </w:tcPr>
          <w:p w14:paraId="720EAF71">
            <w:pPr>
              <w:pStyle w:val="16"/>
              <w:spacing w:before="6"/>
              <w:ind w:left="1465" w:right="1465"/>
              <w:rPr>
                <w:b/>
                <w:sz w:val="24"/>
              </w:rPr>
            </w:pPr>
            <w:r>
              <w:rPr>
                <w:b/>
                <w:sz w:val="24"/>
              </w:rPr>
              <w:t>Mets at bone</w:t>
            </w:r>
          </w:p>
          <w:p w14:paraId="386D6DF3">
            <w:pPr>
              <w:pStyle w:val="16"/>
              <w:spacing w:before="23"/>
              <w:ind w:left="1465" w:right="1465"/>
              <w:rPr>
                <w:sz w:val="24"/>
              </w:rPr>
            </w:pPr>
            <w:r>
              <w:rPr>
                <w:sz w:val="24"/>
              </w:rPr>
              <w:t>Yes</w:t>
            </w:r>
          </w:p>
        </w:tc>
        <w:tc>
          <w:tcPr>
            <w:tcW w:w="1409" w:type="dxa"/>
          </w:tcPr>
          <w:p w14:paraId="591FCC55">
            <w:pPr>
              <w:pStyle w:val="16"/>
              <w:spacing w:before="6"/>
              <w:ind w:right="0"/>
              <w:jc w:val="left"/>
              <w:rPr>
                <w:sz w:val="26"/>
              </w:rPr>
            </w:pPr>
          </w:p>
          <w:p w14:paraId="33EEB68A">
            <w:pPr>
              <w:pStyle w:val="16"/>
              <w:spacing w:before="0"/>
              <w:ind w:left="95"/>
              <w:rPr>
                <w:sz w:val="24"/>
              </w:rPr>
            </w:pPr>
            <w:r>
              <w:rPr>
                <w:sz w:val="24"/>
              </w:rPr>
              <w:t>6654(65.14)</w:t>
            </w:r>
          </w:p>
        </w:tc>
        <w:tc>
          <w:tcPr>
            <w:tcW w:w="1170" w:type="dxa"/>
          </w:tcPr>
          <w:p w14:paraId="67DDA7EB">
            <w:pPr>
              <w:pStyle w:val="16"/>
              <w:spacing w:before="6"/>
              <w:ind w:right="0"/>
              <w:jc w:val="left"/>
              <w:rPr>
                <w:sz w:val="26"/>
              </w:rPr>
            </w:pPr>
          </w:p>
          <w:p w14:paraId="3D7FCFC4">
            <w:pPr>
              <w:pStyle w:val="16"/>
              <w:spacing w:before="0"/>
              <w:ind w:left="96"/>
              <w:rPr>
                <w:sz w:val="24"/>
              </w:rPr>
            </w:pPr>
            <w:r>
              <w:rPr>
                <w:sz w:val="24"/>
              </w:rPr>
              <w:t>62(62.00)</w:t>
            </w:r>
          </w:p>
        </w:tc>
      </w:tr>
      <w:tr w14:paraId="6A57E55B">
        <w:tblPrEx>
          <w:tblCellMar>
            <w:top w:w="0" w:type="dxa"/>
            <w:left w:w="0" w:type="dxa"/>
            <w:bottom w:w="0" w:type="dxa"/>
            <w:right w:w="0" w:type="dxa"/>
          </w:tblCellMar>
        </w:tblPrEx>
        <w:trPr>
          <w:trHeight w:val="294" w:hRule="atLeast"/>
        </w:trPr>
        <w:tc>
          <w:tcPr>
            <w:tcW w:w="4790" w:type="dxa"/>
          </w:tcPr>
          <w:p w14:paraId="552726BC">
            <w:pPr>
              <w:pStyle w:val="16"/>
              <w:spacing w:line="272" w:lineRule="exact"/>
              <w:ind w:left="1465" w:right="1465"/>
              <w:rPr>
                <w:sz w:val="24"/>
              </w:rPr>
            </w:pPr>
            <w:r>
              <w:rPr>
                <w:sz w:val="24"/>
              </w:rPr>
              <w:t>No</w:t>
            </w:r>
          </w:p>
        </w:tc>
        <w:tc>
          <w:tcPr>
            <w:tcW w:w="1409" w:type="dxa"/>
          </w:tcPr>
          <w:p w14:paraId="5A05DDBA">
            <w:pPr>
              <w:pStyle w:val="16"/>
              <w:spacing w:line="272" w:lineRule="exact"/>
              <w:ind w:left="95"/>
              <w:rPr>
                <w:sz w:val="24"/>
              </w:rPr>
            </w:pPr>
            <w:r>
              <w:rPr>
                <w:sz w:val="24"/>
              </w:rPr>
              <w:t>3560(34.85)</w:t>
            </w:r>
          </w:p>
        </w:tc>
        <w:tc>
          <w:tcPr>
            <w:tcW w:w="1170" w:type="dxa"/>
          </w:tcPr>
          <w:p w14:paraId="2E1803D6">
            <w:pPr>
              <w:pStyle w:val="16"/>
              <w:spacing w:line="272" w:lineRule="exact"/>
              <w:ind w:left="96"/>
              <w:rPr>
                <w:sz w:val="24"/>
              </w:rPr>
            </w:pPr>
            <w:r>
              <w:rPr>
                <w:sz w:val="24"/>
              </w:rPr>
              <w:t>38(38.00)</w:t>
            </w:r>
          </w:p>
        </w:tc>
      </w:tr>
      <w:tr w14:paraId="0992EE9F">
        <w:tblPrEx>
          <w:tblCellMar>
            <w:top w:w="0" w:type="dxa"/>
            <w:left w:w="0" w:type="dxa"/>
            <w:bottom w:w="0" w:type="dxa"/>
            <w:right w:w="0" w:type="dxa"/>
          </w:tblCellMar>
        </w:tblPrEx>
        <w:trPr>
          <w:trHeight w:val="602" w:hRule="atLeast"/>
        </w:trPr>
        <w:tc>
          <w:tcPr>
            <w:tcW w:w="4790" w:type="dxa"/>
          </w:tcPr>
          <w:p w14:paraId="4906D23D">
            <w:pPr>
              <w:pStyle w:val="16"/>
              <w:spacing w:before="6"/>
              <w:ind w:left="1465" w:right="1465"/>
              <w:rPr>
                <w:b/>
                <w:sz w:val="24"/>
              </w:rPr>
            </w:pPr>
            <w:r>
              <w:rPr>
                <w:b/>
                <w:sz w:val="24"/>
              </w:rPr>
              <w:t>Mets at brain</w:t>
            </w:r>
          </w:p>
          <w:p w14:paraId="25BC4381">
            <w:pPr>
              <w:pStyle w:val="16"/>
              <w:spacing w:before="23"/>
              <w:ind w:left="1465" w:right="1465"/>
              <w:rPr>
                <w:sz w:val="24"/>
              </w:rPr>
            </w:pPr>
            <w:r>
              <w:rPr>
                <w:sz w:val="24"/>
              </w:rPr>
              <w:t>Yes</w:t>
            </w:r>
          </w:p>
        </w:tc>
        <w:tc>
          <w:tcPr>
            <w:tcW w:w="1409" w:type="dxa"/>
          </w:tcPr>
          <w:p w14:paraId="4276816E">
            <w:pPr>
              <w:pStyle w:val="16"/>
              <w:spacing w:before="6"/>
              <w:ind w:right="0"/>
              <w:jc w:val="left"/>
              <w:rPr>
                <w:sz w:val="26"/>
              </w:rPr>
            </w:pPr>
          </w:p>
          <w:p w14:paraId="5750436F">
            <w:pPr>
              <w:pStyle w:val="16"/>
              <w:spacing w:before="0"/>
              <w:ind w:left="95"/>
              <w:rPr>
                <w:sz w:val="24"/>
              </w:rPr>
            </w:pPr>
            <w:r>
              <w:rPr>
                <w:sz w:val="24"/>
              </w:rPr>
              <w:t>9529(93.29)</w:t>
            </w:r>
          </w:p>
        </w:tc>
        <w:tc>
          <w:tcPr>
            <w:tcW w:w="1170" w:type="dxa"/>
          </w:tcPr>
          <w:p w14:paraId="3D37D76F">
            <w:pPr>
              <w:pStyle w:val="16"/>
              <w:spacing w:before="6"/>
              <w:ind w:right="0"/>
              <w:jc w:val="left"/>
              <w:rPr>
                <w:sz w:val="26"/>
              </w:rPr>
            </w:pPr>
          </w:p>
          <w:p w14:paraId="22509C8F">
            <w:pPr>
              <w:pStyle w:val="16"/>
              <w:spacing w:before="0"/>
              <w:ind w:left="96"/>
              <w:rPr>
                <w:sz w:val="24"/>
              </w:rPr>
            </w:pPr>
            <w:r>
              <w:rPr>
                <w:sz w:val="24"/>
              </w:rPr>
              <w:t>87(87.00)</w:t>
            </w:r>
          </w:p>
        </w:tc>
      </w:tr>
      <w:tr w14:paraId="1649903B">
        <w:tblPrEx>
          <w:tblCellMar>
            <w:top w:w="0" w:type="dxa"/>
            <w:left w:w="0" w:type="dxa"/>
            <w:bottom w:w="0" w:type="dxa"/>
            <w:right w:w="0" w:type="dxa"/>
          </w:tblCellMar>
        </w:tblPrEx>
        <w:trPr>
          <w:trHeight w:val="294" w:hRule="atLeast"/>
        </w:trPr>
        <w:tc>
          <w:tcPr>
            <w:tcW w:w="4790" w:type="dxa"/>
          </w:tcPr>
          <w:p w14:paraId="64D906FA">
            <w:pPr>
              <w:pStyle w:val="16"/>
              <w:spacing w:line="272" w:lineRule="exact"/>
              <w:ind w:left="1465" w:right="1465"/>
              <w:rPr>
                <w:sz w:val="24"/>
              </w:rPr>
            </w:pPr>
            <w:r>
              <w:rPr>
                <w:sz w:val="24"/>
              </w:rPr>
              <w:t>No</w:t>
            </w:r>
          </w:p>
        </w:tc>
        <w:tc>
          <w:tcPr>
            <w:tcW w:w="1409" w:type="dxa"/>
          </w:tcPr>
          <w:p w14:paraId="74ED8E04">
            <w:pPr>
              <w:pStyle w:val="16"/>
              <w:spacing w:line="272" w:lineRule="exact"/>
              <w:ind w:left="95"/>
              <w:rPr>
                <w:sz w:val="24"/>
              </w:rPr>
            </w:pPr>
            <w:r>
              <w:rPr>
                <w:sz w:val="24"/>
              </w:rPr>
              <w:t>685(6.70)</w:t>
            </w:r>
          </w:p>
        </w:tc>
        <w:tc>
          <w:tcPr>
            <w:tcW w:w="1170" w:type="dxa"/>
          </w:tcPr>
          <w:p w14:paraId="586E308E">
            <w:pPr>
              <w:pStyle w:val="16"/>
              <w:spacing w:line="272" w:lineRule="exact"/>
              <w:ind w:left="96"/>
              <w:rPr>
                <w:sz w:val="24"/>
              </w:rPr>
            </w:pPr>
            <w:r>
              <w:rPr>
                <w:sz w:val="24"/>
              </w:rPr>
              <w:t>13(13.00)</w:t>
            </w:r>
          </w:p>
        </w:tc>
      </w:tr>
      <w:tr w14:paraId="5FD167DF">
        <w:tblPrEx>
          <w:tblCellMar>
            <w:top w:w="0" w:type="dxa"/>
            <w:left w:w="0" w:type="dxa"/>
            <w:bottom w:w="0" w:type="dxa"/>
            <w:right w:w="0" w:type="dxa"/>
          </w:tblCellMar>
        </w:tblPrEx>
        <w:trPr>
          <w:trHeight w:val="602" w:hRule="atLeast"/>
        </w:trPr>
        <w:tc>
          <w:tcPr>
            <w:tcW w:w="4790" w:type="dxa"/>
          </w:tcPr>
          <w:p w14:paraId="1F2ED657">
            <w:pPr>
              <w:pStyle w:val="16"/>
              <w:spacing w:before="6"/>
              <w:ind w:left="1465" w:right="1465"/>
              <w:rPr>
                <w:b/>
                <w:sz w:val="24"/>
              </w:rPr>
            </w:pPr>
            <w:r>
              <w:rPr>
                <w:b/>
                <w:sz w:val="24"/>
              </w:rPr>
              <w:t>Mets at liver</w:t>
            </w:r>
          </w:p>
          <w:p w14:paraId="62E19634">
            <w:pPr>
              <w:pStyle w:val="16"/>
              <w:spacing w:before="23"/>
              <w:ind w:left="1465" w:right="1465"/>
              <w:rPr>
                <w:sz w:val="24"/>
              </w:rPr>
            </w:pPr>
            <w:r>
              <w:rPr>
                <w:sz w:val="24"/>
              </w:rPr>
              <w:t>Yes</w:t>
            </w:r>
          </w:p>
        </w:tc>
        <w:tc>
          <w:tcPr>
            <w:tcW w:w="1409" w:type="dxa"/>
          </w:tcPr>
          <w:p w14:paraId="034C377D">
            <w:pPr>
              <w:pStyle w:val="16"/>
              <w:spacing w:before="6"/>
              <w:ind w:right="0"/>
              <w:jc w:val="left"/>
              <w:rPr>
                <w:sz w:val="26"/>
              </w:rPr>
            </w:pPr>
          </w:p>
          <w:p w14:paraId="1DF96DC9">
            <w:pPr>
              <w:pStyle w:val="16"/>
              <w:spacing w:before="0"/>
              <w:ind w:left="95"/>
              <w:rPr>
                <w:sz w:val="24"/>
              </w:rPr>
            </w:pPr>
            <w:r>
              <w:rPr>
                <w:sz w:val="24"/>
              </w:rPr>
              <w:t>7570(74.11)</w:t>
            </w:r>
          </w:p>
        </w:tc>
        <w:tc>
          <w:tcPr>
            <w:tcW w:w="1170" w:type="dxa"/>
          </w:tcPr>
          <w:p w14:paraId="04F5746B">
            <w:pPr>
              <w:pStyle w:val="16"/>
              <w:spacing w:before="6"/>
              <w:ind w:right="0"/>
              <w:jc w:val="left"/>
              <w:rPr>
                <w:sz w:val="26"/>
              </w:rPr>
            </w:pPr>
          </w:p>
          <w:p w14:paraId="577FE06C">
            <w:pPr>
              <w:pStyle w:val="16"/>
              <w:spacing w:before="0"/>
              <w:ind w:left="96"/>
              <w:rPr>
                <w:sz w:val="24"/>
              </w:rPr>
            </w:pPr>
            <w:r>
              <w:rPr>
                <w:sz w:val="24"/>
              </w:rPr>
              <w:t>76(76.00)</w:t>
            </w:r>
          </w:p>
        </w:tc>
      </w:tr>
      <w:tr w14:paraId="2567262E">
        <w:tblPrEx>
          <w:tblCellMar>
            <w:top w:w="0" w:type="dxa"/>
            <w:left w:w="0" w:type="dxa"/>
            <w:bottom w:w="0" w:type="dxa"/>
            <w:right w:w="0" w:type="dxa"/>
          </w:tblCellMar>
        </w:tblPrEx>
        <w:trPr>
          <w:trHeight w:val="294" w:hRule="atLeast"/>
        </w:trPr>
        <w:tc>
          <w:tcPr>
            <w:tcW w:w="4790" w:type="dxa"/>
          </w:tcPr>
          <w:p w14:paraId="7F8AD1A4">
            <w:pPr>
              <w:pStyle w:val="16"/>
              <w:spacing w:line="272" w:lineRule="exact"/>
              <w:ind w:left="1465" w:right="1465"/>
              <w:rPr>
                <w:sz w:val="24"/>
              </w:rPr>
            </w:pPr>
            <w:r>
              <w:rPr>
                <w:sz w:val="24"/>
              </w:rPr>
              <w:t>No</w:t>
            </w:r>
          </w:p>
        </w:tc>
        <w:tc>
          <w:tcPr>
            <w:tcW w:w="1409" w:type="dxa"/>
          </w:tcPr>
          <w:p w14:paraId="0B99758B">
            <w:pPr>
              <w:pStyle w:val="16"/>
              <w:spacing w:line="272" w:lineRule="exact"/>
              <w:ind w:left="95"/>
              <w:rPr>
                <w:sz w:val="24"/>
              </w:rPr>
            </w:pPr>
            <w:r>
              <w:rPr>
                <w:sz w:val="24"/>
              </w:rPr>
              <w:t>2644(25.88)</w:t>
            </w:r>
          </w:p>
        </w:tc>
        <w:tc>
          <w:tcPr>
            <w:tcW w:w="1170" w:type="dxa"/>
          </w:tcPr>
          <w:p w14:paraId="193F1DCE">
            <w:pPr>
              <w:pStyle w:val="16"/>
              <w:spacing w:line="272" w:lineRule="exact"/>
              <w:ind w:left="96"/>
              <w:rPr>
                <w:sz w:val="24"/>
              </w:rPr>
            </w:pPr>
            <w:r>
              <w:rPr>
                <w:sz w:val="24"/>
              </w:rPr>
              <w:t>24(24.00)</w:t>
            </w:r>
          </w:p>
        </w:tc>
      </w:tr>
      <w:tr w14:paraId="314FFBD8">
        <w:tblPrEx>
          <w:tblCellMar>
            <w:top w:w="0" w:type="dxa"/>
            <w:left w:w="0" w:type="dxa"/>
            <w:bottom w:w="0" w:type="dxa"/>
            <w:right w:w="0" w:type="dxa"/>
          </w:tblCellMar>
        </w:tblPrEx>
        <w:trPr>
          <w:trHeight w:val="602" w:hRule="atLeast"/>
        </w:trPr>
        <w:tc>
          <w:tcPr>
            <w:tcW w:w="4790" w:type="dxa"/>
          </w:tcPr>
          <w:p w14:paraId="01306AFC">
            <w:pPr>
              <w:pStyle w:val="16"/>
              <w:spacing w:before="6"/>
              <w:ind w:left="1465" w:right="1465"/>
              <w:rPr>
                <w:b/>
                <w:sz w:val="24"/>
              </w:rPr>
            </w:pPr>
            <w:r>
              <w:rPr>
                <w:b/>
                <w:sz w:val="24"/>
              </w:rPr>
              <w:t>Mets at lung</w:t>
            </w:r>
          </w:p>
          <w:p w14:paraId="398508D5">
            <w:pPr>
              <w:pStyle w:val="16"/>
              <w:spacing w:before="23"/>
              <w:ind w:left="1465" w:right="1465"/>
              <w:rPr>
                <w:sz w:val="24"/>
              </w:rPr>
            </w:pPr>
            <w:r>
              <w:rPr>
                <w:sz w:val="24"/>
              </w:rPr>
              <w:t>Yes</w:t>
            </w:r>
          </w:p>
        </w:tc>
        <w:tc>
          <w:tcPr>
            <w:tcW w:w="1409" w:type="dxa"/>
          </w:tcPr>
          <w:p w14:paraId="3FB0B191">
            <w:pPr>
              <w:pStyle w:val="16"/>
              <w:spacing w:before="6"/>
              <w:ind w:right="0"/>
              <w:jc w:val="left"/>
              <w:rPr>
                <w:sz w:val="26"/>
              </w:rPr>
            </w:pPr>
          </w:p>
          <w:p w14:paraId="7898D2FA">
            <w:pPr>
              <w:pStyle w:val="16"/>
              <w:spacing w:before="0"/>
              <w:ind w:left="95"/>
              <w:rPr>
                <w:sz w:val="24"/>
              </w:rPr>
            </w:pPr>
            <w:r>
              <w:rPr>
                <w:sz w:val="24"/>
              </w:rPr>
              <w:t>7081(69.32)</w:t>
            </w:r>
          </w:p>
        </w:tc>
        <w:tc>
          <w:tcPr>
            <w:tcW w:w="1170" w:type="dxa"/>
          </w:tcPr>
          <w:p w14:paraId="19E2AFB8">
            <w:pPr>
              <w:pStyle w:val="16"/>
              <w:spacing w:before="6"/>
              <w:ind w:right="0"/>
              <w:jc w:val="left"/>
              <w:rPr>
                <w:sz w:val="26"/>
              </w:rPr>
            </w:pPr>
          </w:p>
          <w:p w14:paraId="287BD2BA">
            <w:pPr>
              <w:pStyle w:val="16"/>
              <w:spacing w:before="0"/>
              <w:ind w:left="96"/>
              <w:rPr>
                <w:sz w:val="24"/>
              </w:rPr>
            </w:pPr>
            <w:r>
              <w:rPr>
                <w:sz w:val="24"/>
              </w:rPr>
              <w:t>61(61.00)</w:t>
            </w:r>
          </w:p>
        </w:tc>
      </w:tr>
      <w:tr w14:paraId="70315E26">
        <w:tblPrEx>
          <w:tblCellMar>
            <w:top w:w="0" w:type="dxa"/>
            <w:left w:w="0" w:type="dxa"/>
            <w:bottom w:w="0" w:type="dxa"/>
            <w:right w:w="0" w:type="dxa"/>
          </w:tblCellMar>
        </w:tblPrEx>
        <w:trPr>
          <w:trHeight w:val="294" w:hRule="atLeast"/>
        </w:trPr>
        <w:tc>
          <w:tcPr>
            <w:tcW w:w="4790" w:type="dxa"/>
          </w:tcPr>
          <w:p w14:paraId="647D51E0">
            <w:pPr>
              <w:pStyle w:val="16"/>
              <w:spacing w:line="272" w:lineRule="exact"/>
              <w:ind w:left="1465" w:right="1465"/>
              <w:rPr>
                <w:sz w:val="24"/>
              </w:rPr>
            </w:pPr>
            <w:r>
              <w:rPr>
                <w:sz w:val="24"/>
              </w:rPr>
              <w:t>No</w:t>
            </w:r>
          </w:p>
        </w:tc>
        <w:tc>
          <w:tcPr>
            <w:tcW w:w="1409" w:type="dxa"/>
          </w:tcPr>
          <w:p w14:paraId="36BAF85C">
            <w:pPr>
              <w:pStyle w:val="16"/>
              <w:spacing w:line="272" w:lineRule="exact"/>
              <w:ind w:left="95"/>
              <w:rPr>
                <w:sz w:val="24"/>
              </w:rPr>
            </w:pPr>
            <w:r>
              <w:rPr>
                <w:sz w:val="24"/>
              </w:rPr>
              <w:t>3133(30.67)</w:t>
            </w:r>
          </w:p>
        </w:tc>
        <w:tc>
          <w:tcPr>
            <w:tcW w:w="1170" w:type="dxa"/>
          </w:tcPr>
          <w:p w14:paraId="3DD6B02C">
            <w:pPr>
              <w:pStyle w:val="16"/>
              <w:spacing w:line="272" w:lineRule="exact"/>
              <w:ind w:left="96"/>
              <w:rPr>
                <w:sz w:val="24"/>
              </w:rPr>
            </w:pPr>
            <w:r>
              <w:rPr>
                <w:sz w:val="24"/>
              </w:rPr>
              <w:t>39(39.00)</w:t>
            </w:r>
          </w:p>
        </w:tc>
      </w:tr>
      <w:tr w14:paraId="5859E447">
        <w:tblPrEx>
          <w:tblCellMar>
            <w:top w:w="0" w:type="dxa"/>
            <w:left w:w="0" w:type="dxa"/>
            <w:bottom w:w="0" w:type="dxa"/>
            <w:right w:w="0" w:type="dxa"/>
          </w:tblCellMar>
        </w:tblPrEx>
        <w:trPr>
          <w:trHeight w:val="602" w:hRule="atLeast"/>
        </w:trPr>
        <w:tc>
          <w:tcPr>
            <w:tcW w:w="4790" w:type="dxa"/>
          </w:tcPr>
          <w:p w14:paraId="30F5D3AA">
            <w:pPr>
              <w:pStyle w:val="16"/>
              <w:spacing w:before="6"/>
              <w:ind w:left="1465" w:right="1465"/>
              <w:rPr>
                <w:b/>
                <w:sz w:val="24"/>
              </w:rPr>
            </w:pPr>
            <w:r>
              <w:rPr>
                <w:b/>
                <w:sz w:val="24"/>
              </w:rPr>
              <w:t>Grade</w:t>
            </w:r>
          </w:p>
          <w:p w14:paraId="61C5DDF9">
            <w:pPr>
              <w:pStyle w:val="16"/>
              <w:spacing w:before="23"/>
              <w:ind w:left="1465" w:right="1465"/>
              <w:rPr>
                <w:sz w:val="24"/>
              </w:rPr>
            </w:pPr>
            <w:r>
              <w:rPr>
                <w:sz w:val="24"/>
              </w:rPr>
              <w:t>Well differentiated</w:t>
            </w:r>
          </w:p>
        </w:tc>
        <w:tc>
          <w:tcPr>
            <w:tcW w:w="1409" w:type="dxa"/>
          </w:tcPr>
          <w:p w14:paraId="7EE182A7">
            <w:pPr>
              <w:pStyle w:val="16"/>
              <w:spacing w:before="6"/>
              <w:ind w:right="0"/>
              <w:jc w:val="left"/>
              <w:rPr>
                <w:sz w:val="26"/>
              </w:rPr>
            </w:pPr>
          </w:p>
          <w:p w14:paraId="2C5E41C5">
            <w:pPr>
              <w:pStyle w:val="16"/>
              <w:spacing w:before="0"/>
              <w:ind w:left="95"/>
              <w:rPr>
                <w:sz w:val="24"/>
              </w:rPr>
            </w:pPr>
            <w:r>
              <w:rPr>
                <w:sz w:val="24"/>
              </w:rPr>
              <w:t>780(7.63)</w:t>
            </w:r>
          </w:p>
        </w:tc>
        <w:tc>
          <w:tcPr>
            <w:tcW w:w="1170" w:type="dxa"/>
          </w:tcPr>
          <w:p w14:paraId="370DFB35">
            <w:pPr>
              <w:pStyle w:val="16"/>
              <w:spacing w:before="6"/>
              <w:ind w:right="0"/>
              <w:jc w:val="left"/>
              <w:rPr>
                <w:sz w:val="26"/>
              </w:rPr>
            </w:pPr>
          </w:p>
          <w:p w14:paraId="2E6AF586">
            <w:pPr>
              <w:pStyle w:val="16"/>
              <w:spacing w:before="0"/>
              <w:ind w:left="96"/>
              <w:rPr>
                <w:sz w:val="24"/>
              </w:rPr>
            </w:pPr>
            <w:r>
              <w:rPr>
                <w:sz w:val="24"/>
              </w:rPr>
              <w:t>5(5.00)</w:t>
            </w:r>
          </w:p>
        </w:tc>
      </w:tr>
      <w:tr w14:paraId="3A012BEE">
        <w:tblPrEx>
          <w:tblCellMar>
            <w:top w:w="0" w:type="dxa"/>
            <w:left w:w="0" w:type="dxa"/>
            <w:bottom w:w="0" w:type="dxa"/>
            <w:right w:w="0" w:type="dxa"/>
          </w:tblCellMar>
        </w:tblPrEx>
        <w:trPr>
          <w:trHeight w:val="298" w:hRule="atLeast"/>
        </w:trPr>
        <w:tc>
          <w:tcPr>
            <w:tcW w:w="4790" w:type="dxa"/>
          </w:tcPr>
          <w:p w14:paraId="0B976664">
            <w:pPr>
              <w:pStyle w:val="16"/>
              <w:ind w:left="1173" w:right="0"/>
              <w:jc w:val="left"/>
              <w:rPr>
                <w:sz w:val="24"/>
              </w:rPr>
            </w:pPr>
            <w:r>
              <w:rPr>
                <w:sz w:val="24"/>
              </w:rPr>
              <w:t>Moderately differentiated</w:t>
            </w:r>
          </w:p>
        </w:tc>
        <w:tc>
          <w:tcPr>
            <w:tcW w:w="1409" w:type="dxa"/>
          </w:tcPr>
          <w:p w14:paraId="4A3FC1B3">
            <w:pPr>
              <w:pStyle w:val="16"/>
              <w:ind w:left="95"/>
              <w:rPr>
                <w:sz w:val="24"/>
              </w:rPr>
            </w:pPr>
            <w:r>
              <w:rPr>
                <w:sz w:val="24"/>
              </w:rPr>
              <w:t>4223(41.34)</w:t>
            </w:r>
          </w:p>
        </w:tc>
        <w:tc>
          <w:tcPr>
            <w:tcW w:w="1170" w:type="dxa"/>
          </w:tcPr>
          <w:p w14:paraId="0AF6D2C9">
            <w:pPr>
              <w:pStyle w:val="16"/>
              <w:ind w:left="96"/>
              <w:rPr>
                <w:sz w:val="24"/>
              </w:rPr>
            </w:pPr>
            <w:r>
              <w:rPr>
                <w:sz w:val="24"/>
              </w:rPr>
              <w:t>81(81.00)</w:t>
            </w:r>
          </w:p>
        </w:tc>
      </w:tr>
      <w:tr w14:paraId="7A80F964">
        <w:tblPrEx>
          <w:tblCellMar>
            <w:top w:w="0" w:type="dxa"/>
            <w:left w:w="0" w:type="dxa"/>
            <w:bottom w:w="0" w:type="dxa"/>
            <w:right w:w="0" w:type="dxa"/>
          </w:tblCellMar>
        </w:tblPrEx>
        <w:trPr>
          <w:trHeight w:val="298" w:hRule="atLeast"/>
        </w:trPr>
        <w:tc>
          <w:tcPr>
            <w:tcW w:w="4790" w:type="dxa"/>
          </w:tcPr>
          <w:p w14:paraId="59FF2B2B">
            <w:pPr>
              <w:pStyle w:val="16"/>
              <w:ind w:left="1405" w:right="0"/>
              <w:jc w:val="left"/>
              <w:rPr>
                <w:sz w:val="24"/>
              </w:rPr>
            </w:pPr>
            <w:r>
              <w:rPr>
                <w:sz w:val="24"/>
              </w:rPr>
              <w:t>Poorly differentiated</w:t>
            </w:r>
          </w:p>
        </w:tc>
        <w:tc>
          <w:tcPr>
            <w:tcW w:w="1409" w:type="dxa"/>
          </w:tcPr>
          <w:p w14:paraId="2D27E511">
            <w:pPr>
              <w:pStyle w:val="16"/>
              <w:ind w:left="95"/>
              <w:rPr>
                <w:sz w:val="24"/>
              </w:rPr>
            </w:pPr>
            <w:r>
              <w:rPr>
                <w:sz w:val="24"/>
              </w:rPr>
              <w:t>5133(50.25)</w:t>
            </w:r>
          </w:p>
        </w:tc>
        <w:tc>
          <w:tcPr>
            <w:tcW w:w="1170" w:type="dxa"/>
          </w:tcPr>
          <w:p w14:paraId="6E8B8BD9">
            <w:pPr>
              <w:pStyle w:val="16"/>
              <w:ind w:left="96"/>
              <w:rPr>
                <w:sz w:val="24"/>
              </w:rPr>
            </w:pPr>
            <w:r>
              <w:rPr>
                <w:sz w:val="24"/>
              </w:rPr>
              <w:t>14(14.00)</w:t>
            </w:r>
          </w:p>
        </w:tc>
      </w:tr>
      <w:tr w14:paraId="2E437CBE">
        <w:tblPrEx>
          <w:tblCellMar>
            <w:top w:w="0" w:type="dxa"/>
            <w:left w:w="0" w:type="dxa"/>
            <w:bottom w:w="0" w:type="dxa"/>
            <w:right w:w="0" w:type="dxa"/>
          </w:tblCellMar>
        </w:tblPrEx>
        <w:trPr>
          <w:trHeight w:val="294" w:hRule="atLeast"/>
        </w:trPr>
        <w:tc>
          <w:tcPr>
            <w:tcW w:w="4790" w:type="dxa"/>
          </w:tcPr>
          <w:p w14:paraId="40EC7161">
            <w:pPr>
              <w:pStyle w:val="16"/>
              <w:spacing w:line="272" w:lineRule="exact"/>
              <w:ind w:left="1465" w:right="1465"/>
              <w:rPr>
                <w:sz w:val="24"/>
              </w:rPr>
            </w:pPr>
            <w:r>
              <w:rPr>
                <w:sz w:val="24"/>
              </w:rPr>
              <w:t>Undifferentiated</w:t>
            </w:r>
          </w:p>
        </w:tc>
        <w:tc>
          <w:tcPr>
            <w:tcW w:w="1409" w:type="dxa"/>
          </w:tcPr>
          <w:p w14:paraId="49C68069">
            <w:pPr>
              <w:pStyle w:val="16"/>
              <w:spacing w:line="272" w:lineRule="exact"/>
              <w:ind w:left="95"/>
              <w:rPr>
                <w:sz w:val="24"/>
              </w:rPr>
            </w:pPr>
            <w:r>
              <w:rPr>
                <w:sz w:val="24"/>
              </w:rPr>
              <w:t>78(0.76)</w:t>
            </w:r>
          </w:p>
        </w:tc>
        <w:tc>
          <w:tcPr>
            <w:tcW w:w="1170" w:type="dxa"/>
          </w:tcPr>
          <w:p w14:paraId="5F3924BE">
            <w:pPr>
              <w:pStyle w:val="16"/>
              <w:spacing w:line="272" w:lineRule="exact"/>
              <w:ind w:left="2" w:right="0"/>
              <w:rPr>
                <w:sz w:val="24"/>
              </w:rPr>
            </w:pPr>
            <w:r>
              <w:rPr>
                <w:w w:val="99"/>
                <w:sz w:val="24"/>
              </w:rPr>
              <w:t>0</w:t>
            </w:r>
          </w:p>
        </w:tc>
      </w:tr>
      <w:tr w14:paraId="6A37E573">
        <w:tblPrEx>
          <w:tblCellMar>
            <w:top w:w="0" w:type="dxa"/>
            <w:left w:w="0" w:type="dxa"/>
            <w:bottom w:w="0" w:type="dxa"/>
            <w:right w:w="0" w:type="dxa"/>
          </w:tblCellMar>
        </w:tblPrEx>
        <w:trPr>
          <w:trHeight w:val="602" w:hRule="atLeast"/>
        </w:trPr>
        <w:tc>
          <w:tcPr>
            <w:tcW w:w="4790" w:type="dxa"/>
          </w:tcPr>
          <w:p w14:paraId="6E155831">
            <w:pPr>
              <w:pStyle w:val="16"/>
              <w:spacing w:before="6"/>
              <w:ind w:left="1465" w:right="1465"/>
              <w:rPr>
                <w:b/>
                <w:sz w:val="24"/>
              </w:rPr>
            </w:pPr>
            <w:r>
              <w:rPr>
                <w:b/>
                <w:sz w:val="24"/>
              </w:rPr>
              <w:t>Radiation</w:t>
            </w:r>
          </w:p>
          <w:p w14:paraId="43E54178">
            <w:pPr>
              <w:pStyle w:val="16"/>
              <w:spacing w:before="23"/>
              <w:ind w:left="1465" w:right="1465"/>
              <w:rPr>
                <w:sz w:val="24"/>
              </w:rPr>
            </w:pPr>
            <w:r>
              <w:rPr>
                <w:sz w:val="24"/>
              </w:rPr>
              <w:t>Beam radiation</w:t>
            </w:r>
          </w:p>
        </w:tc>
        <w:tc>
          <w:tcPr>
            <w:tcW w:w="1409" w:type="dxa"/>
          </w:tcPr>
          <w:p w14:paraId="4D0D6133">
            <w:pPr>
              <w:pStyle w:val="16"/>
              <w:spacing w:before="6"/>
              <w:ind w:right="0"/>
              <w:jc w:val="left"/>
              <w:rPr>
                <w:sz w:val="26"/>
              </w:rPr>
            </w:pPr>
          </w:p>
          <w:p w14:paraId="1556BBBE">
            <w:pPr>
              <w:pStyle w:val="16"/>
              <w:spacing w:before="0"/>
              <w:ind w:left="95"/>
              <w:rPr>
                <w:sz w:val="24"/>
              </w:rPr>
            </w:pPr>
            <w:r>
              <w:rPr>
                <w:sz w:val="24"/>
              </w:rPr>
              <w:t>3523(34.49)</w:t>
            </w:r>
          </w:p>
        </w:tc>
        <w:tc>
          <w:tcPr>
            <w:tcW w:w="1170" w:type="dxa"/>
          </w:tcPr>
          <w:p w14:paraId="3B6D362D">
            <w:pPr>
              <w:pStyle w:val="16"/>
              <w:spacing w:before="6"/>
              <w:ind w:right="0"/>
              <w:jc w:val="left"/>
              <w:rPr>
                <w:sz w:val="26"/>
              </w:rPr>
            </w:pPr>
          </w:p>
          <w:p w14:paraId="67C42121">
            <w:pPr>
              <w:pStyle w:val="16"/>
              <w:spacing w:before="0"/>
              <w:ind w:left="96"/>
              <w:rPr>
                <w:sz w:val="24"/>
              </w:rPr>
            </w:pPr>
            <w:r>
              <w:rPr>
                <w:sz w:val="24"/>
              </w:rPr>
              <w:t>24(24.00)</w:t>
            </w:r>
          </w:p>
        </w:tc>
      </w:tr>
      <w:tr w14:paraId="1230CEAE">
        <w:tblPrEx>
          <w:tblCellMar>
            <w:top w:w="0" w:type="dxa"/>
            <w:left w:w="0" w:type="dxa"/>
            <w:bottom w:w="0" w:type="dxa"/>
            <w:right w:w="0" w:type="dxa"/>
          </w:tblCellMar>
        </w:tblPrEx>
        <w:trPr>
          <w:trHeight w:val="298" w:hRule="atLeast"/>
        </w:trPr>
        <w:tc>
          <w:tcPr>
            <w:tcW w:w="4790" w:type="dxa"/>
          </w:tcPr>
          <w:p w14:paraId="7D6A4D48">
            <w:pPr>
              <w:pStyle w:val="16"/>
              <w:ind w:left="117" w:right="0"/>
              <w:jc w:val="left"/>
              <w:rPr>
                <w:sz w:val="24"/>
              </w:rPr>
            </w:pPr>
            <w:r>
              <w:rPr>
                <w:sz w:val="24"/>
              </w:rPr>
              <w:t>Combination of beam with implants or isotopes</w:t>
            </w:r>
          </w:p>
        </w:tc>
        <w:tc>
          <w:tcPr>
            <w:tcW w:w="1409" w:type="dxa"/>
          </w:tcPr>
          <w:p w14:paraId="7223C18F">
            <w:pPr>
              <w:pStyle w:val="16"/>
              <w:ind w:left="95"/>
              <w:rPr>
                <w:sz w:val="24"/>
              </w:rPr>
            </w:pPr>
            <w:r>
              <w:rPr>
                <w:sz w:val="24"/>
              </w:rPr>
              <w:t>5(0.04)</w:t>
            </w:r>
          </w:p>
        </w:tc>
        <w:tc>
          <w:tcPr>
            <w:tcW w:w="1170" w:type="dxa"/>
          </w:tcPr>
          <w:p w14:paraId="60C57545">
            <w:pPr>
              <w:pStyle w:val="16"/>
              <w:ind w:left="2" w:right="0"/>
              <w:rPr>
                <w:sz w:val="24"/>
              </w:rPr>
            </w:pPr>
            <w:r>
              <w:rPr>
                <w:w w:val="99"/>
                <w:sz w:val="24"/>
              </w:rPr>
              <w:t>0</w:t>
            </w:r>
          </w:p>
        </w:tc>
      </w:tr>
      <w:tr w14:paraId="73EFD2AB">
        <w:tblPrEx>
          <w:tblCellMar>
            <w:top w:w="0" w:type="dxa"/>
            <w:left w:w="0" w:type="dxa"/>
            <w:bottom w:w="0" w:type="dxa"/>
            <w:right w:w="0" w:type="dxa"/>
          </w:tblCellMar>
        </w:tblPrEx>
        <w:trPr>
          <w:trHeight w:val="298" w:hRule="atLeast"/>
        </w:trPr>
        <w:tc>
          <w:tcPr>
            <w:tcW w:w="4790" w:type="dxa"/>
          </w:tcPr>
          <w:p w14:paraId="7575B14A">
            <w:pPr>
              <w:pStyle w:val="16"/>
              <w:ind w:left="1465" w:right="1465"/>
              <w:rPr>
                <w:sz w:val="24"/>
              </w:rPr>
            </w:pPr>
            <w:r>
              <w:rPr>
                <w:sz w:val="24"/>
              </w:rPr>
              <w:t>None</w:t>
            </w:r>
          </w:p>
        </w:tc>
        <w:tc>
          <w:tcPr>
            <w:tcW w:w="1409" w:type="dxa"/>
          </w:tcPr>
          <w:p w14:paraId="3F1F5A0C">
            <w:pPr>
              <w:pStyle w:val="16"/>
              <w:ind w:left="95"/>
              <w:rPr>
                <w:sz w:val="24"/>
              </w:rPr>
            </w:pPr>
            <w:r>
              <w:rPr>
                <w:sz w:val="24"/>
              </w:rPr>
              <w:t>6271(61.39)</w:t>
            </w:r>
          </w:p>
        </w:tc>
        <w:tc>
          <w:tcPr>
            <w:tcW w:w="1170" w:type="dxa"/>
          </w:tcPr>
          <w:p w14:paraId="30CE4312">
            <w:pPr>
              <w:pStyle w:val="16"/>
              <w:ind w:left="96"/>
              <w:rPr>
                <w:sz w:val="24"/>
              </w:rPr>
            </w:pPr>
            <w:r>
              <w:rPr>
                <w:sz w:val="24"/>
              </w:rPr>
              <w:t>76(76.00)</w:t>
            </w:r>
          </w:p>
        </w:tc>
      </w:tr>
      <w:tr w14:paraId="2873C6A5">
        <w:tblPrEx>
          <w:tblCellMar>
            <w:top w:w="0" w:type="dxa"/>
            <w:left w:w="0" w:type="dxa"/>
            <w:bottom w:w="0" w:type="dxa"/>
            <w:right w:w="0" w:type="dxa"/>
          </w:tblCellMar>
        </w:tblPrEx>
        <w:trPr>
          <w:trHeight w:val="298" w:hRule="atLeast"/>
        </w:trPr>
        <w:tc>
          <w:tcPr>
            <w:tcW w:w="4790" w:type="dxa"/>
          </w:tcPr>
          <w:p w14:paraId="5271CEC0">
            <w:pPr>
              <w:pStyle w:val="16"/>
              <w:ind w:left="133" w:right="0"/>
              <w:jc w:val="left"/>
              <w:rPr>
                <w:sz w:val="24"/>
              </w:rPr>
            </w:pPr>
            <w:r>
              <w:rPr>
                <w:sz w:val="24"/>
              </w:rPr>
              <w:t>Radiation, NOS method or source not specified</w:t>
            </w:r>
          </w:p>
        </w:tc>
        <w:tc>
          <w:tcPr>
            <w:tcW w:w="1409" w:type="dxa"/>
          </w:tcPr>
          <w:p w14:paraId="7315737D">
            <w:pPr>
              <w:pStyle w:val="16"/>
              <w:ind w:left="95"/>
              <w:rPr>
                <w:sz w:val="24"/>
              </w:rPr>
            </w:pPr>
            <w:r>
              <w:rPr>
                <w:sz w:val="24"/>
              </w:rPr>
              <w:t>50(0.48)</w:t>
            </w:r>
          </w:p>
        </w:tc>
        <w:tc>
          <w:tcPr>
            <w:tcW w:w="1170" w:type="dxa"/>
          </w:tcPr>
          <w:p w14:paraId="18FC7727">
            <w:pPr>
              <w:pStyle w:val="16"/>
              <w:ind w:left="2" w:right="0"/>
              <w:rPr>
                <w:sz w:val="24"/>
              </w:rPr>
            </w:pPr>
            <w:r>
              <w:rPr>
                <w:w w:val="99"/>
                <w:sz w:val="24"/>
              </w:rPr>
              <w:t>0</w:t>
            </w:r>
          </w:p>
        </w:tc>
      </w:tr>
      <w:tr w14:paraId="5AE8BE46">
        <w:tblPrEx>
          <w:tblCellMar>
            <w:top w:w="0" w:type="dxa"/>
            <w:left w:w="0" w:type="dxa"/>
            <w:bottom w:w="0" w:type="dxa"/>
            <w:right w:w="0" w:type="dxa"/>
          </w:tblCellMar>
        </w:tblPrEx>
        <w:trPr>
          <w:trHeight w:val="298" w:hRule="atLeast"/>
        </w:trPr>
        <w:tc>
          <w:tcPr>
            <w:tcW w:w="4790" w:type="dxa"/>
          </w:tcPr>
          <w:p w14:paraId="7C98799C">
            <w:pPr>
              <w:pStyle w:val="16"/>
              <w:ind w:left="425" w:right="0"/>
              <w:jc w:val="left"/>
              <w:rPr>
                <w:sz w:val="24"/>
              </w:rPr>
            </w:pPr>
            <w:r>
              <w:rPr>
                <w:sz w:val="24"/>
              </w:rPr>
              <w:t>Recommended, unknown if administered</w:t>
            </w:r>
          </w:p>
        </w:tc>
        <w:tc>
          <w:tcPr>
            <w:tcW w:w="1409" w:type="dxa"/>
          </w:tcPr>
          <w:p w14:paraId="007E556E">
            <w:pPr>
              <w:pStyle w:val="16"/>
              <w:ind w:left="95"/>
              <w:rPr>
                <w:sz w:val="24"/>
              </w:rPr>
            </w:pPr>
            <w:r>
              <w:rPr>
                <w:sz w:val="24"/>
              </w:rPr>
              <w:t>256(2.50)</w:t>
            </w:r>
          </w:p>
        </w:tc>
        <w:tc>
          <w:tcPr>
            <w:tcW w:w="1170" w:type="dxa"/>
          </w:tcPr>
          <w:p w14:paraId="09A004E7">
            <w:pPr>
              <w:pStyle w:val="16"/>
              <w:ind w:left="2" w:right="0"/>
              <w:rPr>
                <w:sz w:val="24"/>
              </w:rPr>
            </w:pPr>
            <w:r>
              <w:rPr>
                <w:w w:val="99"/>
                <w:sz w:val="24"/>
              </w:rPr>
              <w:t>0</w:t>
            </w:r>
          </w:p>
        </w:tc>
      </w:tr>
      <w:tr w14:paraId="529E792B">
        <w:tblPrEx>
          <w:tblCellMar>
            <w:top w:w="0" w:type="dxa"/>
            <w:left w:w="0" w:type="dxa"/>
            <w:bottom w:w="0" w:type="dxa"/>
            <w:right w:w="0" w:type="dxa"/>
          </w:tblCellMar>
        </w:tblPrEx>
        <w:trPr>
          <w:trHeight w:val="298" w:hRule="atLeast"/>
        </w:trPr>
        <w:tc>
          <w:tcPr>
            <w:tcW w:w="4790" w:type="dxa"/>
          </w:tcPr>
          <w:p w14:paraId="2DD87D27">
            <w:pPr>
              <w:pStyle w:val="16"/>
              <w:ind w:left="1465" w:right="1465"/>
              <w:rPr>
                <w:sz w:val="24"/>
              </w:rPr>
            </w:pPr>
            <w:r>
              <w:rPr>
                <w:sz w:val="24"/>
              </w:rPr>
              <w:t>Refused</w:t>
            </w:r>
          </w:p>
        </w:tc>
        <w:tc>
          <w:tcPr>
            <w:tcW w:w="1409" w:type="dxa"/>
          </w:tcPr>
          <w:p w14:paraId="65460ABF">
            <w:pPr>
              <w:pStyle w:val="16"/>
              <w:ind w:left="95"/>
              <w:rPr>
                <w:sz w:val="24"/>
              </w:rPr>
            </w:pPr>
            <w:r>
              <w:rPr>
                <w:sz w:val="24"/>
              </w:rPr>
              <w:t>99(0.96)</w:t>
            </w:r>
          </w:p>
        </w:tc>
        <w:tc>
          <w:tcPr>
            <w:tcW w:w="1170" w:type="dxa"/>
          </w:tcPr>
          <w:p w14:paraId="4B172976">
            <w:pPr>
              <w:pStyle w:val="16"/>
              <w:ind w:left="2" w:right="0"/>
              <w:rPr>
                <w:sz w:val="24"/>
              </w:rPr>
            </w:pPr>
            <w:r>
              <w:rPr>
                <w:w w:val="99"/>
                <w:sz w:val="24"/>
              </w:rPr>
              <w:t>0</w:t>
            </w:r>
          </w:p>
        </w:tc>
      </w:tr>
      <w:tr w14:paraId="511069FF">
        <w:tblPrEx>
          <w:tblCellMar>
            <w:top w:w="0" w:type="dxa"/>
            <w:left w:w="0" w:type="dxa"/>
            <w:bottom w:w="0" w:type="dxa"/>
            <w:right w:w="0" w:type="dxa"/>
          </w:tblCellMar>
        </w:tblPrEx>
        <w:trPr>
          <w:trHeight w:val="294" w:hRule="atLeast"/>
        </w:trPr>
        <w:tc>
          <w:tcPr>
            <w:tcW w:w="4790" w:type="dxa"/>
          </w:tcPr>
          <w:p w14:paraId="249B56A4">
            <w:pPr>
              <w:pStyle w:val="16"/>
              <w:spacing w:line="272" w:lineRule="exact"/>
              <w:ind w:left="167" w:right="0"/>
              <w:jc w:val="left"/>
              <w:rPr>
                <w:sz w:val="24"/>
              </w:rPr>
            </w:pPr>
            <w:r>
              <w:rPr>
                <w:sz w:val="24"/>
              </w:rPr>
              <w:t>Radioactive implants (includes brachytherapy)</w:t>
            </w:r>
          </w:p>
        </w:tc>
        <w:tc>
          <w:tcPr>
            <w:tcW w:w="1409" w:type="dxa"/>
          </w:tcPr>
          <w:p w14:paraId="76579A41">
            <w:pPr>
              <w:pStyle w:val="16"/>
              <w:spacing w:line="272" w:lineRule="exact"/>
              <w:ind w:left="95"/>
              <w:rPr>
                <w:sz w:val="24"/>
              </w:rPr>
            </w:pPr>
            <w:r>
              <w:rPr>
                <w:sz w:val="24"/>
              </w:rPr>
              <w:t>4(0.03)</w:t>
            </w:r>
          </w:p>
        </w:tc>
        <w:tc>
          <w:tcPr>
            <w:tcW w:w="1170" w:type="dxa"/>
          </w:tcPr>
          <w:p w14:paraId="19C5B729">
            <w:pPr>
              <w:pStyle w:val="16"/>
              <w:spacing w:line="272" w:lineRule="exact"/>
              <w:ind w:left="2" w:right="0"/>
              <w:rPr>
                <w:sz w:val="24"/>
              </w:rPr>
            </w:pPr>
            <w:r>
              <w:rPr>
                <w:w w:val="99"/>
                <w:sz w:val="24"/>
              </w:rPr>
              <w:t>0</w:t>
            </w:r>
          </w:p>
        </w:tc>
      </w:tr>
      <w:tr w14:paraId="03A02B59">
        <w:tblPrEx>
          <w:tblCellMar>
            <w:top w:w="0" w:type="dxa"/>
            <w:left w:w="0" w:type="dxa"/>
            <w:bottom w:w="0" w:type="dxa"/>
            <w:right w:w="0" w:type="dxa"/>
          </w:tblCellMar>
        </w:tblPrEx>
        <w:trPr>
          <w:trHeight w:val="602" w:hRule="atLeast"/>
        </w:trPr>
        <w:tc>
          <w:tcPr>
            <w:tcW w:w="4790" w:type="dxa"/>
          </w:tcPr>
          <w:p w14:paraId="7DBF4E20">
            <w:pPr>
              <w:pStyle w:val="16"/>
              <w:spacing w:before="6"/>
              <w:ind w:left="1465" w:right="1465"/>
              <w:rPr>
                <w:b/>
                <w:sz w:val="24"/>
              </w:rPr>
            </w:pPr>
            <w:r>
              <w:rPr>
                <w:b/>
                <w:sz w:val="24"/>
              </w:rPr>
              <w:t>Chemotherapy</w:t>
            </w:r>
          </w:p>
          <w:p w14:paraId="2F251072">
            <w:pPr>
              <w:pStyle w:val="16"/>
              <w:spacing w:before="23"/>
              <w:ind w:left="1465" w:right="1465"/>
              <w:rPr>
                <w:sz w:val="24"/>
              </w:rPr>
            </w:pPr>
            <w:r>
              <w:rPr>
                <w:sz w:val="24"/>
              </w:rPr>
              <w:t>Yes</w:t>
            </w:r>
          </w:p>
        </w:tc>
        <w:tc>
          <w:tcPr>
            <w:tcW w:w="1409" w:type="dxa"/>
          </w:tcPr>
          <w:p w14:paraId="3BF4B1C4">
            <w:pPr>
              <w:pStyle w:val="16"/>
              <w:spacing w:before="6"/>
              <w:ind w:right="0"/>
              <w:jc w:val="left"/>
              <w:rPr>
                <w:sz w:val="26"/>
              </w:rPr>
            </w:pPr>
          </w:p>
          <w:p w14:paraId="35548991">
            <w:pPr>
              <w:pStyle w:val="16"/>
              <w:spacing w:before="0"/>
              <w:ind w:left="95"/>
              <w:rPr>
                <w:sz w:val="24"/>
              </w:rPr>
            </w:pPr>
            <w:r>
              <w:rPr>
                <w:sz w:val="24"/>
              </w:rPr>
              <w:t>6183(60.53)</w:t>
            </w:r>
          </w:p>
        </w:tc>
        <w:tc>
          <w:tcPr>
            <w:tcW w:w="1170" w:type="dxa"/>
          </w:tcPr>
          <w:p w14:paraId="072E3F98">
            <w:pPr>
              <w:pStyle w:val="16"/>
              <w:spacing w:before="6"/>
              <w:ind w:right="0"/>
              <w:jc w:val="left"/>
              <w:rPr>
                <w:sz w:val="26"/>
              </w:rPr>
            </w:pPr>
          </w:p>
          <w:p w14:paraId="144A5B60">
            <w:pPr>
              <w:pStyle w:val="16"/>
              <w:spacing w:before="0"/>
              <w:ind w:left="96"/>
              <w:rPr>
                <w:sz w:val="24"/>
              </w:rPr>
            </w:pPr>
            <w:r>
              <w:rPr>
                <w:sz w:val="24"/>
              </w:rPr>
              <w:t>97(97.00)</w:t>
            </w:r>
          </w:p>
        </w:tc>
      </w:tr>
      <w:tr w14:paraId="5F9D50B2">
        <w:tblPrEx>
          <w:tblCellMar>
            <w:top w:w="0" w:type="dxa"/>
            <w:left w:w="0" w:type="dxa"/>
            <w:bottom w:w="0" w:type="dxa"/>
            <w:right w:w="0" w:type="dxa"/>
          </w:tblCellMar>
        </w:tblPrEx>
        <w:trPr>
          <w:trHeight w:val="356" w:hRule="atLeast"/>
        </w:trPr>
        <w:tc>
          <w:tcPr>
            <w:tcW w:w="4790" w:type="dxa"/>
            <w:tcBorders>
              <w:bottom w:val="single" w:color="000000" w:sz="8" w:space="0"/>
            </w:tcBorders>
          </w:tcPr>
          <w:p w14:paraId="32ABB506">
            <w:pPr>
              <w:pStyle w:val="16"/>
              <w:ind w:left="1465" w:right="1465"/>
              <w:rPr>
                <w:sz w:val="24"/>
              </w:rPr>
            </w:pPr>
            <w:r>
              <w:rPr>
                <w:sz w:val="24"/>
              </w:rPr>
              <w:t>No/Unknown</w:t>
            </w:r>
          </w:p>
        </w:tc>
        <w:tc>
          <w:tcPr>
            <w:tcW w:w="1409" w:type="dxa"/>
            <w:tcBorders>
              <w:bottom w:val="single" w:color="000000" w:sz="8" w:space="0"/>
            </w:tcBorders>
          </w:tcPr>
          <w:p w14:paraId="004C69CC">
            <w:pPr>
              <w:pStyle w:val="16"/>
              <w:ind w:left="95"/>
              <w:rPr>
                <w:sz w:val="24"/>
              </w:rPr>
            </w:pPr>
            <w:r>
              <w:rPr>
                <w:sz w:val="24"/>
              </w:rPr>
              <w:t>4031(39.46)</w:t>
            </w:r>
          </w:p>
        </w:tc>
        <w:tc>
          <w:tcPr>
            <w:tcW w:w="1170" w:type="dxa"/>
            <w:tcBorders>
              <w:bottom w:val="single" w:color="000000" w:sz="8" w:space="0"/>
            </w:tcBorders>
          </w:tcPr>
          <w:p w14:paraId="0E835695">
            <w:pPr>
              <w:pStyle w:val="16"/>
              <w:ind w:left="96"/>
              <w:rPr>
                <w:sz w:val="24"/>
              </w:rPr>
            </w:pPr>
            <w:r>
              <w:rPr>
                <w:sz w:val="24"/>
              </w:rPr>
              <w:t>3(3.00)</w:t>
            </w:r>
          </w:p>
        </w:tc>
      </w:tr>
    </w:tbl>
    <w:p w14:paraId="312D9835">
      <w:pPr>
        <w:pStyle w:val="4"/>
        <w:numPr>
          <w:ilvl w:val="0"/>
          <w:numId w:val="5"/>
        </w:numPr>
        <w:rPr>
          <w:sz w:val="20"/>
        </w:rPr>
      </w:pPr>
    </w:p>
    <w:p w14:paraId="29A845CC">
      <w:pPr>
        <w:pStyle w:val="15"/>
        <w:tabs>
          <w:tab w:val="left" w:pos="428"/>
        </w:tabs>
        <w:spacing w:before="1" w:line="259" w:lineRule="auto"/>
        <w:ind w:left="0" w:right="192" w:firstLine="0"/>
        <w:rPr>
          <w:rFonts w:eastAsia="宋体"/>
          <w:color w:val="231F20"/>
          <w:lang w:eastAsia="zh-CN"/>
        </w:rPr>
      </w:pPr>
    </w:p>
    <w:p w14:paraId="0A282E4A">
      <w:pPr>
        <w:pStyle w:val="15"/>
        <w:tabs>
          <w:tab w:val="left" w:pos="428"/>
        </w:tabs>
        <w:spacing w:before="1" w:line="259" w:lineRule="auto"/>
        <w:ind w:left="0" w:right="192" w:firstLine="0"/>
        <w:rPr>
          <w:rFonts w:eastAsia="宋体"/>
          <w:color w:val="231F20"/>
          <w:lang w:eastAsia="zh-CN"/>
        </w:rPr>
      </w:pPr>
    </w:p>
    <w:p w14:paraId="3519746F">
      <w:pPr>
        <w:pStyle w:val="15"/>
        <w:tabs>
          <w:tab w:val="left" w:pos="428"/>
        </w:tabs>
        <w:spacing w:before="1" w:line="259" w:lineRule="auto"/>
        <w:ind w:left="0" w:right="192" w:firstLine="0"/>
        <w:rPr>
          <w:rFonts w:eastAsia="宋体"/>
          <w:color w:val="231F20"/>
          <w:lang w:eastAsia="zh-CN"/>
        </w:rPr>
      </w:pPr>
    </w:p>
    <w:p w14:paraId="0E3CF6ED">
      <w:pPr>
        <w:pStyle w:val="15"/>
        <w:tabs>
          <w:tab w:val="left" w:pos="428"/>
        </w:tabs>
        <w:spacing w:before="1" w:line="259" w:lineRule="auto"/>
        <w:ind w:left="0" w:right="192" w:firstLine="0"/>
        <w:rPr>
          <w:rFonts w:eastAsia="宋体"/>
          <w:color w:val="231F20"/>
          <w:lang w:eastAsia="zh-CN"/>
        </w:rPr>
      </w:pPr>
    </w:p>
    <w:p w14:paraId="4045C250">
      <w:pPr>
        <w:pStyle w:val="15"/>
        <w:tabs>
          <w:tab w:val="left" w:pos="428"/>
        </w:tabs>
        <w:spacing w:before="1" w:line="259" w:lineRule="auto"/>
        <w:ind w:left="0" w:right="192" w:firstLine="0"/>
        <w:rPr>
          <w:rFonts w:eastAsia="宋体"/>
          <w:color w:val="231F20"/>
          <w:lang w:eastAsia="zh-CN"/>
        </w:rPr>
      </w:pPr>
    </w:p>
    <w:p w14:paraId="30839FD4">
      <w:pPr>
        <w:pStyle w:val="15"/>
        <w:tabs>
          <w:tab w:val="left" w:pos="428"/>
        </w:tabs>
        <w:spacing w:before="1" w:line="259" w:lineRule="auto"/>
        <w:ind w:left="0" w:right="192" w:firstLine="0"/>
        <w:rPr>
          <w:rFonts w:eastAsia="宋体"/>
          <w:color w:val="231F20"/>
          <w:lang w:eastAsia="zh-CN"/>
        </w:rPr>
      </w:pPr>
    </w:p>
    <w:p w14:paraId="2A1321DB">
      <w:pPr>
        <w:pStyle w:val="15"/>
        <w:tabs>
          <w:tab w:val="left" w:pos="428"/>
        </w:tabs>
        <w:spacing w:before="1" w:line="259" w:lineRule="auto"/>
        <w:ind w:left="0" w:right="192" w:firstLine="0"/>
        <w:rPr>
          <w:rFonts w:eastAsia="宋体"/>
          <w:color w:val="231F20"/>
          <w:lang w:eastAsia="zh-CN"/>
        </w:rPr>
      </w:pPr>
    </w:p>
    <w:p w14:paraId="54B33E83">
      <w:pPr>
        <w:pStyle w:val="15"/>
        <w:tabs>
          <w:tab w:val="left" w:pos="428"/>
        </w:tabs>
        <w:spacing w:before="1" w:line="259" w:lineRule="auto"/>
        <w:ind w:left="0" w:right="192" w:firstLine="0"/>
        <w:rPr>
          <w:rFonts w:eastAsia="宋体"/>
          <w:color w:val="231F20"/>
          <w:lang w:eastAsia="zh-CN"/>
        </w:rPr>
      </w:pPr>
    </w:p>
    <w:p w14:paraId="452B3306">
      <w:pPr>
        <w:pStyle w:val="15"/>
        <w:tabs>
          <w:tab w:val="left" w:pos="428"/>
        </w:tabs>
        <w:spacing w:before="1" w:line="259" w:lineRule="auto"/>
        <w:ind w:left="0" w:right="192" w:firstLine="0"/>
        <w:rPr>
          <w:rFonts w:eastAsia="宋体"/>
          <w:color w:val="231F20"/>
          <w:lang w:eastAsia="zh-CN"/>
        </w:rPr>
      </w:pPr>
    </w:p>
    <w:p w14:paraId="028EC95B">
      <w:pPr>
        <w:pStyle w:val="15"/>
        <w:tabs>
          <w:tab w:val="left" w:pos="428"/>
        </w:tabs>
        <w:spacing w:before="1" w:line="259" w:lineRule="auto"/>
        <w:ind w:left="0" w:right="192" w:firstLine="0"/>
        <w:rPr>
          <w:rFonts w:eastAsia="宋体"/>
          <w:color w:val="231F20"/>
          <w:lang w:eastAsia="zh-CN"/>
        </w:rPr>
      </w:pPr>
    </w:p>
    <w:p w14:paraId="4E542D23">
      <w:pPr>
        <w:pStyle w:val="4"/>
        <w:tabs>
          <w:tab w:val="left" w:pos="2920"/>
          <w:tab w:val="left" w:pos="3741"/>
          <w:tab w:val="left" w:pos="4297"/>
          <w:tab w:val="left" w:pos="6563"/>
        </w:tabs>
        <w:spacing w:before="82" w:line="490" w:lineRule="exact"/>
        <w:ind w:left="1970" w:right="1825" w:firstLine="6"/>
        <w:jc w:val="left"/>
      </w:pPr>
      <w:ins w:id="152" w:author="zhao bryan" w:date="2025-12-20T09:07:00Z">
        <w:r>
          <w:rPr/>
          <w:pict>
            <v:shape id="_x0000_s2050" o:spid="_x0000_s2050" o:spt="100" style="position:absolute;left:0pt;margin-left:131.65pt;margin-top:37.45pt;height:0.1pt;width:334.25pt;mso-position-horizontal-relative:page;z-index:-251644928;mso-width-relative:page;mso-height-relative:page;" filled="f" coordsize="6685,1270" adj=",," path="m0,0l6685,0m0,0l6685,0e">
              <v:path arrowok="t" o:connecttype="custom" o:connectlocs="0,0;2147483646,0;0,0;2147483646,0" o:connectangles="0,0,0,0"/>
              <v:fill on="f" focussize="0,0"/>
              <v:stroke weight="0.498031496062992pt" joinstyle="round"/>
              <v:imagedata o:title=""/>
              <o:lock v:ext="edit"/>
            </v:shape>
          </w:pict>
        </w:r>
      </w:ins>
      <w:r>
        <w:rPr>
          <w:spacing w:val="-4"/>
        </w:rPr>
        <w:t>Table</w:t>
      </w:r>
      <w:r>
        <w:rPr>
          <w:spacing w:val="-2"/>
        </w:rPr>
        <w:t xml:space="preserve"> </w:t>
      </w:r>
      <w:r>
        <w:t>2</w:t>
      </w:r>
      <w:r>
        <w:tab/>
      </w:r>
      <w:r>
        <w:t xml:space="preserve">Performance of the survival models to predict hazard rate </w:t>
      </w:r>
      <w:r>
        <w:rPr>
          <w:position w:val="-14"/>
        </w:rPr>
        <w:t>MODEL</w:t>
      </w:r>
      <w:r>
        <w:rPr>
          <w:position w:val="-14"/>
        </w:rPr>
        <w:tab/>
      </w:r>
      <w:r>
        <w:rPr>
          <w:position w:val="-14"/>
        </w:rPr>
        <w:tab/>
      </w:r>
      <w:r>
        <w:rPr>
          <w:u w:val="single"/>
        </w:rPr>
        <w:t xml:space="preserve"> </w:t>
      </w:r>
      <w:r>
        <w:rPr>
          <w:u w:val="single"/>
        </w:rPr>
        <w:tab/>
      </w:r>
      <w:r>
        <w:rPr>
          <w:u w:val="single"/>
        </w:rPr>
        <w:t>Cross</w:t>
      </w:r>
      <w:r>
        <w:rPr>
          <w:spacing w:val="-2"/>
          <w:u w:val="single"/>
        </w:rPr>
        <w:t xml:space="preserve"> </w:t>
      </w:r>
      <w:r>
        <w:rPr>
          <w:spacing w:val="-3"/>
          <w:u w:val="single"/>
        </w:rPr>
        <w:t>Validation</w:t>
      </w:r>
      <w:r>
        <w:rPr>
          <w:spacing w:val="-3"/>
          <w:u w:val="single"/>
        </w:rPr>
        <w:tab/>
      </w:r>
      <w:r>
        <w:rPr>
          <w:u w:val="single"/>
        </w:rPr>
        <w:t>External</w:t>
      </w:r>
      <w:r>
        <w:rPr>
          <w:spacing w:val="-6"/>
          <w:u w:val="single"/>
        </w:rPr>
        <w:t xml:space="preserve"> </w:t>
      </w:r>
      <w:r>
        <w:rPr>
          <w:spacing w:val="-3"/>
          <w:u w:val="single"/>
        </w:rPr>
        <w:t>Validation</w:t>
      </w:r>
      <w:r>
        <w:rPr>
          <w:spacing w:val="1"/>
          <w:u w:val="single"/>
        </w:rPr>
        <w:t xml:space="preserve"> </w:t>
      </w:r>
    </w:p>
    <w:p w14:paraId="0E547CF2">
      <w:pPr>
        <w:pStyle w:val="4"/>
        <w:tabs>
          <w:tab w:val="left" w:pos="6558"/>
        </w:tabs>
        <w:spacing w:after="43" w:line="253" w:lineRule="exact"/>
        <w:ind w:left="3858"/>
        <w:jc w:val="left"/>
      </w:pPr>
      <w:r>
        <w:t>Concordance</w:t>
      </w:r>
      <w:r>
        <w:rPr>
          <w:spacing w:val="-4"/>
        </w:rPr>
        <w:t xml:space="preserve"> </w:t>
      </w:r>
      <w:r>
        <w:t>Index</w:t>
      </w:r>
      <w:r>
        <w:rPr>
          <w:spacing w:val="-4"/>
        </w:rPr>
        <w:t xml:space="preserve"> </w:t>
      </w:r>
      <w:r>
        <w:t>Mean</w:t>
      </w:r>
      <w:r>
        <w:tab/>
      </w:r>
      <w:r>
        <w:t>Concordance</w:t>
      </w:r>
      <w:r>
        <w:rPr>
          <w:spacing w:val="-12"/>
        </w:rPr>
        <w:t xml:space="preserve"> </w:t>
      </w:r>
      <w:r>
        <w:t>Index</w:t>
      </w:r>
    </w:p>
    <w:tbl>
      <w:tblPr>
        <w:tblStyle w:val="8"/>
        <w:tblW w:w="0" w:type="auto"/>
        <w:tblInd w:w="1860" w:type="dxa"/>
        <w:tblLayout w:type="fixed"/>
        <w:tblCellMar>
          <w:top w:w="0" w:type="dxa"/>
          <w:left w:w="0" w:type="dxa"/>
          <w:bottom w:w="0" w:type="dxa"/>
          <w:right w:w="0" w:type="dxa"/>
        </w:tblCellMar>
      </w:tblPr>
      <w:tblGrid>
        <w:gridCol w:w="2355"/>
        <w:gridCol w:w="2097"/>
        <w:gridCol w:w="2232"/>
      </w:tblGrid>
      <w:tr w14:paraId="053505B8">
        <w:tblPrEx>
          <w:tblCellMar>
            <w:top w:w="0" w:type="dxa"/>
            <w:left w:w="0" w:type="dxa"/>
            <w:bottom w:w="0" w:type="dxa"/>
            <w:right w:w="0" w:type="dxa"/>
          </w:tblCellMar>
        </w:tblPrEx>
        <w:trPr>
          <w:trHeight w:val="281" w:hRule="atLeast"/>
        </w:trPr>
        <w:tc>
          <w:tcPr>
            <w:tcW w:w="2355" w:type="dxa"/>
            <w:tcBorders>
              <w:top w:val="single" w:color="000000" w:sz="4" w:space="0"/>
            </w:tcBorders>
          </w:tcPr>
          <w:p w14:paraId="5A4A1299">
            <w:pPr>
              <w:pStyle w:val="16"/>
              <w:spacing w:before="0" w:line="261" w:lineRule="exact"/>
              <w:ind w:left="117" w:right="0"/>
              <w:jc w:val="left"/>
              <w:rPr>
                <w:sz w:val="24"/>
              </w:rPr>
            </w:pPr>
            <w:r>
              <w:rPr>
                <w:sz w:val="24"/>
              </w:rPr>
              <w:t>Deep Learning</w:t>
            </w:r>
          </w:p>
        </w:tc>
        <w:tc>
          <w:tcPr>
            <w:tcW w:w="2097" w:type="dxa"/>
            <w:tcBorders>
              <w:top w:val="single" w:color="000000" w:sz="4" w:space="0"/>
            </w:tcBorders>
          </w:tcPr>
          <w:p w14:paraId="66B86ABF">
            <w:pPr>
              <w:pStyle w:val="16"/>
              <w:spacing w:before="0" w:line="261" w:lineRule="exact"/>
              <w:ind w:left="584" w:right="0"/>
              <w:jc w:val="left"/>
              <w:rPr>
                <w:sz w:val="24"/>
              </w:rPr>
            </w:pPr>
            <w:r>
              <w:rPr>
                <w:sz w:val="24"/>
              </w:rPr>
              <w:t>0. 771</w:t>
            </w:r>
          </w:p>
        </w:tc>
        <w:tc>
          <w:tcPr>
            <w:tcW w:w="2232" w:type="dxa"/>
            <w:tcBorders>
              <w:top w:val="single" w:color="000000" w:sz="4" w:space="0"/>
            </w:tcBorders>
          </w:tcPr>
          <w:p w14:paraId="4BE40232">
            <w:pPr>
              <w:pStyle w:val="16"/>
              <w:spacing w:before="0" w:line="261" w:lineRule="exact"/>
              <w:ind w:right="776"/>
              <w:jc w:val="right"/>
              <w:rPr>
                <w:sz w:val="24"/>
              </w:rPr>
            </w:pPr>
            <w:r>
              <w:rPr>
                <w:w w:val="95"/>
                <w:sz w:val="24"/>
              </w:rPr>
              <w:t>0.782</w:t>
            </w:r>
          </w:p>
        </w:tc>
      </w:tr>
      <w:tr w14:paraId="547C6FFF">
        <w:tblPrEx>
          <w:tblCellMar>
            <w:top w:w="0" w:type="dxa"/>
            <w:left w:w="0" w:type="dxa"/>
            <w:bottom w:w="0" w:type="dxa"/>
            <w:right w:w="0" w:type="dxa"/>
          </w:tblCellMar>
        </w:tblPrEx>
        <w:trPr>
          <w:trHeight w:val="315" w:hRule="atLeast"/>
        </w:trPr>
        <w:tc>
          <w:tcPr>
            <w:tcW w:w="2355" w:type="dxa"/>
            <w:tcBorders>
              <w:bottom w:val="single" w:color="000000" w:sz="4" w:space="0"/>
            </w:tcBorders>
          </w:tcPr>
          <w:p w14:paraId="5E29173E">
            <w:pPr>
              <w:pStyle w:val="16"/>
              <w:ind w:left="117" w:right="0"/>
              <w:jc w:val="left"/>
              <w:rPr>
                <w:sz w:val="24"/>
              </w:rPr>
            </w:pPr>
            <w:r>
              <w:rPr>
                <w:sz w:val="24"/>
              </w:rPr>
              <w:t>Cox Proportional</w:t>
            </w:r>
          </w:p>
        </w:tc>
        <w:tc>
          <w:tcPr>
            <w:tcW w:w="2097" w:type="dxa"/>
            <w:tcBorders>
              <w:bottom w:val="single" w:color="000000" w:sz="4" w:space="0"/>
            </w:tcBorders>
          </w:tcPr>
          <w:p w14:paraId="696D9697">
            <w:pPr>
              <w:pStyle w:val="16"/>
              <w:ind w:left="584" w:right="0"/>
              <w:jc w:val="left"/>
              <w:rPr>
                <w:sz w:val="24"/>
              </w:rPr>
            </w:pPr>
            <w:r>
              <w:rPr>
                <w:sz w:val="24"/>
              </w:rPr>
              <w:t>0. 6</w:t>
            </w:r>
            <w:r>
              <w:rPr>
                <w:rFonts w:hint="eastAsia" w:eastAsiaTheme="minorEastAsia"/>
                <w:sz w:val="24"/>
                <w:lang w:eastAsia="zh-CN"/>
              </w:rPr>
              <w:t>8</w:t>
            </w:r>
            <w:r>
              <w:rPr>
                <w:sz w:val="24"/>
              </w:rPr>
              <w:t>2</w:t>
            </w:r>
          </w:p>
        </w:tc>
        <w:tc>
          <w:tcPr>
            <w:tcW w:w="2232" w:type="dxa"/>
            <w:tcBorders>
              <w:bottom w:val="single" w:color="000000" w:sz="4" w:space="0"/>
            </w:tcBorders>
          </w:tcPr>
          <w:p w14:paraId="2C36FC5E">
            <w:pPr>
              <w:pStyle w:val="16"/>
              <w:ind w:right="776"/>
              <w:jc w:val="right"/>
              <w:rPr>
                <w:sz w:val="24"/>
              </w:rPr>
            </w:pPr>
            <w:r>
              <w:rPr>
                <w:w w:val="95"/>
                <w:sz w:val="24"/>
              </w:rPr>
              <w:t>0.6</w:t>
            </w:r>
            <w:r>
              <w:rPr>
                <w:rFonts w:hint="eastAsia" w:eastAsiaTheme="minorEastAsia"/>
                <w:w w:val="95"/>
                <w:sz w:val="24"/>
                <w:lang w:eastAsia="zh-CN"/>
              </w:rPr>
              <w:t>9</w:t>
            </w:r>
            <w:r>
              <w:rPr>
                <w:w w:val="95"/>
                <w:sz w:val="24"/>
              </w:rPr>
              <w:t>0</w:t>
            </w:r>
          </w:p>
        </w:tc>
      </w:tr>
    </w:tbl>
    <w:p w14:paraId="68D11314">
      <w:pPr>
        <w:pStyle w:val="15"/>
        <w:tabs>
          <w:tab w:val="left" w:pos="428"/>
        </w:tabs>
        <w:spacing w:before="1" w:line="259" w:lineRule="auto"/>
        <w:ind w:left="0" w:right="192" w:firstLine="0"/>
        <w:rPr>
          <w:rFonts w:eastAsia="宋体"/>
          <w:color w:val="231F20"/>
          <w:lang w:eastAsia="zh-CN"/>
        </w:rPr>
      </w:pPr>
    </w:p>
    <w:p w14:paraId="09A99A27">
      <w:pPr>
        <w:pStyle w:val="15"/>
        <w:tabs>
          <w:tab w:val="left" w:pos="428"/>
        </w:tabs>
        <w:spacing w:before="1" w:line="259" w:lineRule="auto"/>
        <w:ind w:left="0" w:right="192" w:firstLine="0"/>
        <w:rPr>
          <w:rFonts w:eastAsia="宋体"/>
          <w:color w:val="231F20"/>
          <w:lang w:eastAsia="zh-CN"/>
        </w:rPr>
      </w:pPr>
    </w:p>
    <w:p w14:paraId="4171B8B8">
      <w:pPr>
        <w:pStyle w:val="4"/>
        <w:spacing w:before="106"/>
        <w:ind w:firstLine="120" w:firstLineChars="50"/>
        <w:jc w:val="left"/>
        <w:rPr>
          <w:color w:val="00B0F0"/>
          <w:u w:val="single"/>
        </w:rPr>
      </w:pPr>
      <w:r>
        <w:rPr>
          <w:b/>
          <w:color w:val="00B0F0"/>
        </w:rPr>
        <w:t xml:space="preserve">Figure 1. </w:t>
      </w:r>
      <w:r>
        <w:rPr>
          <w:color w:val="00B0F0"/>
          <w:u w:val="single"/>
        </w:rPr>
        <w:t>Flowchart participant inclusion</w:t>
      </w:r>
      <w:r>
        <w:rPr>
          <w:rFonts w:hint="eastAsia" w:eastAsiaTheme="minorEastAsia"/>
          <w:color w:val="00B0F0"/>
          <w:u w:val="single"/>
          <w:lang w:eastAsia="zh-CN"/>
        </w:rPr>
        <w:t xml:space="preserve"> and exclusion</w:t>
      </w:r>
      <w:r>
        <w:rPr>
          <w:color w:val="00B0F0"/>
          <w:u w:val="single"/>
        </w:rPr>
        <w:t>.</w:t>
      </w:r>
    </w:p>
    <w:p w14:paraId="45005041">
      <w:pPr>
        <w:pStyle w:val="4"/>
        <w:spacing w:before="135" w:line="208" w:lineRule="auto"/>
        <w:ind w:left="122" w:right="192" w:firstLine="5"/>
      </w:pPr>
      <w:r>
        <w:rPr>
          <w:b/>
        </w:rPr>
        <w:t xml:space="preserve">Figure 2. </w:t>
      </w:r>
      <w:r>
        <w:rPr>
          <w:rFonts w:hint="eastAsia"/>
        </w:rPr>
        <w:t>The average influence of the top 10 neural network features on the output magnitude is shown. The x-axis represents the mean Shapley value, while the y-axis displays the names of the neural network’s input features.</w:t>
      </w:r>
    </w:p>
    <w:p w14:paraId="761D5E6D">
      <w:pPr>
        <w:pStyle w:val="4"/>
        <w:spacing w:before="135" w:line="208" w:lineRule="auto"/>
        <w:ind w:left="128" w:right="192"/>
        <w:rPr>
          <w:rFonts w:eastAsiaTheme="minorEastAsia"/>
          <w:lang w:eastAsia="zh-CN"/>
        </w:rPr>
      </w:pPr>
      <w:r>
        <w:rPr>
          <w:b/>
        </w:rPr>
        <w:t xml:space="preserve">Figure 3. </w:t>
      </w:r>
      <w:r>
        <w:rPr>
          <w:rFonts w:hint="eastAsia"/>
        </w:rPr>
        <w:t>The individual impact of the top 8 neural network features on output magnitude is shown. The x-axis represents the Shapley value for each feature, and the y-axis indicates the names of the neural network’s input features.</w:t>
      </w:r>
    </w:p>
    <w:p w14:paraId="3235A486">
      <w:pPr>
        <w:pStyle w:val="4"/>
        <w:spacing w:before="182" w:line="208" w:lineRule="auto"/>
        <w:ind w:left="120" w:right="183"/>
        <w:rPr>
          <w:ins w:id="154" w:author="Editor-Z" w:date="2025-12-23T16:22:00Z"/>
          <w:spacing w:val="-4"/>
        </w:rPr>
      </w:pPr>
      <w:bookmarkStart w:id="38" w:name="_Hlk217114838"/>
      <w:r>
        <w:rPr>
          <w:b/>
          <w:color w:val="00B0F0"/>
        </w:rPr>
        <w:t xml:space="preserve">Figure 4. </w:t>
      </w:r>
      <w:r>
        <w:rPr>
          <w:spacing w:val="-4"/>
        </w:rPr>
        <w:t>Overall survival comparison between surgery and non-surgery groups in metastatic subgroups after propensity score matching.</w:t>
      </w:r>
      <w:r>
        <w:rPr>
          <w:spacing w:val="-4"/>
        </w:rPr>
        <w:br w:type="textWrapping"/>
      </w:r>
      <w:r>
        <w:rPr>
          <w:spacing w:val="-4"/>
        </w:rPr>
        <w:t>(A) Bone metastasis; (B) Brain metastasis; (C) Lung metastasis; (D) Liver metastasis.</w:t>
      </w:r>
      <w:r>
        <w:rPr>
          <w:spacing w:val="-4"/>
        </w:rPr>
        <w:br w:type="textWrapping"/>
      </w:r>
      <w:r>
        <w:rPr>
          <w:b/>
          <w:bCs/>
          <w:spacing w:val="-4"/>
        </w:rPr>
        <w:t>Abbreviations:</w:t>
      </w:r>
      <w:r>
        <w:rPr>
          <w:spacing w:val="-4"/>
        </w:rPr>
        <w:t xml:space="preserve"> OS, overall survival.</w:t>
      </w:r>
    </w:p>
    <w:p w14:paraId="088A7CAC">
      <w:pPr>
        <w:pStyle w:val="4"/>
        <w:spacing w:before="135" w:line="208" w:lineRule="auto"/>
        <w:ind w:left="122" w:right="192" w:firstLine="5"/>
        <w:rPr>
          <w:ins w:id="155" w:author="Editor-Z" w:date="2025-12-23T16:22:00Z"/>
          <w:color w:val="00B0F0"/>
        </w:rPr>
      </w:pPr>
      <w:ins w:id="156" w:author="Editor-Z" w:date="2025-12-23T16:22:00Z">
        <w:r>
          <w:rPr>
            <w:b/>
            <w:color w:val="00B0F0"/>
          </w:rPr>
          <w:t xml:space="preserve">Figure </w:t>
        </w:r>
      </w:ins>
      <w:ins w:id="157" w:author="Editor-Z" w:date="2025-12-23T16:22:00Z">
        <w:r>
          <w:rPr>
            <w:rFonts w:hint="eastAsia" w:eastAsia="宋体"/>
            <w:b/>
            <w:color w:val="00B0F0"/>
            <w:lang w:eastAsia="zh-CN"/>
          </w:rPr>
          <w:t>5</w:t>
        </w:r>
      </w:ins>
      <w:ins w:id="158" w:author="Editor-Z" w:date="2025-12-23T16:22:00Z">
        <w:r>
          <w:rPr>
            <w:b/>
            <w:color w:val="00B0F0"/>
          </w:rPr>
          <w:t xml:space="preserve">. </w:t>
        </w:r>
      </w:ins>
      <w:ins w:id="159" w:author="Editor-Z" w:date="2025-12-23T16:22:00Z">
        <w:r>
          <w:rPr>
            <w:rFonts w:hint="eastAsia"/>
            <w:color w:val="00B0F0"/>
          </w:rPr>
          <w:t>Calibration curves of predicted probabilities with observed outcomes.</w:t>
        </w:r>
      </w:ins>
    </w:p>
    <w:p w14:paraId="78559BFD">
      <w:pPr>
        <w:pStyle w:val="4"/>
        <w:spacing w:before="182" w:line="208" w:lineRule="auto"/>
        <w:ind w:left="120" w:right="183"/>
      </w:pPr>
    </w:p>
    <w:bookmarkEnd w:id="38"/>
    <w:p w14:paraId="12157B8B">
      <w:pPr>
        <w:pStyle w:val="4"/>
        <w:spacing w:before="135" w:line="208" w:lineRule="auto"/>
        <w:ind w:left="128" w:right="192"/>
        <w:rPr>
          <w:rFonts w:eastAsiaTheme="minorEastAsia"/>
          <w:lang w:eastAsia="zh-CN"/>
        </w:rPr>
      </w:pPr>
    </w:p>
    <w:p w14:paraId="53B912F3">
      <w:pPr>
        <w:pStyle w:val="15"/>
        <w:tabs>
          <w:tab w:val="left" w:pos="428"/>
        </w:tabs>
        <w:spacing w:before="1" w:line="259" w:lineRule="auto"/>
        <w:ind w:left="0" w:right="192" w:firstLine="0"/>
        <w:rPr>
          <w:sz w:val="24"/>
        </w:rPr>
      </w:pPr>
    </w:p>
    <w:sectPr>
      <w:pgSz w:w="11910" w:h="16840"/>
      <w:pgMar w:top="1180" w:right="760" w:bottom="1220" w:left="780" w:header="775" w:footer="1033" w:gutter="0"/>
      <w:lnNumType w:countBy="1" w:restart="continuou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icrosoft Yi Baiti">
    <w:panose1 w:val="03000500000000000000"/>
    <w:charset w:val="00"/>
    <w:family w:val="script"/>
    <w:pitch w:val="default"/>
    <w:sig w:usb0="80000003" w:usb1="00010402" w:usb2="00080002" w:usb3="00000000" w:csb0="00000001" w:csb1="00000000"/>
  </w:font>
  <w:font w:name="楷体">
    <w:panose1 w:val="02010609060101010101"/>
    <w:charset w:val="86"/>
    <w:family w:val="modern"/>
    <w:pitch w:val="default"/>
    <w:sig w:usb0="800002BF" w:usb1="38CF7CFA" w:usb2="00000016" w:usb3="00000000" w:csb0="00040001" w:csb1="00000000"/>
  </w:font>
  <w:font w:name="Wingdings">
    <w:panose1 w:val="05000000000000000000"/>
    <w:charset w:val="00"/>
    <w:family w:val="decorative"/>
    <w:pitch w:val="default"/>
    <w:sig w:usb0="00000000" w:usb1="00000000" w:usb2="00000000" w:usb3="00000000" w:csb0="80000000" w:csb1="00000000"/>
  </w:font>
  <w:font w:name="Times">
    <w:altName w:val="Times New Roman"/>
    <w:panose1 w:val="020B0604020202020204"/>
    <w:charset w:val="00"/>
    <w:family w:val="auto"/>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BA091">
    <w:pPr>
      <w:pStyle w:val="4"/>
      <w:spacing w:line="14" w:lineRule="auto"/>
      <w:jc w:val="left"/>
      <w:rPr>
        <w:sz w:val="20"/>
      </w:rPr>
    </w:pPr>
    <w:r>
      <w:pict>
        <v:line id="_x0000_s1033" o:spid="_x0000_s1033" o:spt="20" style="position:absolute;left:0pt;margin-left:47.7pt;margin-top:776.45pt;height:0pt;width:502.1pt;mso-position-horizontal-relative:page;mso-position-vertical-relative:page;z-index:-251650048;mso-width-relative:page;mso-height-relative:page;" coordsize="21600,21600">
          <v:path arrowok="t"/>
          <v:fill focussize="0,0"/>
          <v:stroke weight="0.498031496062992pt"/>
          <v:imagedata o:title=""/>
          <o:lock v:ext="edit"/>
        </v:line>
      </w:pict>
    </w:r>
    <w:r>
      <w:pict>
        <v:shape id="_x0000_s1032" o:spid="_x0000_s1032" o:spt="202" type="#_x0000_t202" style="position:absolute;left:0pt;margin-left:46.7pt;margin-top:777.25pt;height:15.8pt;width:49.15pt;mso-position-horizontal-relative:page;mso-position-vertical-relative:page;z-index:-251648000;mso-width-relative:page;mso-height-relative:page;" filled="f" stroked="f" coordsize="21600,21600">
          <v:path/>
          <v:fill on="f" focussize="0,0"/>
          <v:stroke on="f" joinstyle="miter"/>
          <v:imagedata o:title=""/>
          <o:lock v:ext="edit"/>
          <v:textbox inset="0mm,0mm,0mm,0mm">
            <w:txbxContent>
              <w:p w14:paraId="587D3FC0">
                <w:pPr>
                  <w:spacing w:before="21"/>
                  <w:ind w:left="20"/>
                  <w:rPr>
                    <w:rFonts w:ascii="Arial"/>
                    <w:b/>
                  </w:rPr>
                </w:pPr>
              </w:p>
            </w:txbxContent>
          </v:textbox>
        </v:shape>
      </w:pict>
    </w:r>
    <w:r>
      <w:pict>
        <v:shape id="_x0000_s1031" o:spid="_x0000_s1031" o:spt="202" type="#_x0000_t202" style="position:absolute;left:0pt;margin-top:777.25pt;height:15.8pt;width:20.5pt;mso-position-horizontal:center;mso-position-horizontal-relative:margin;z-index:-251645952;mso-width-relative:page;mso-height-relative:page;" filled="f" stroked="f" coordsize="21600,21600">
          <v:path/>
          <v:fill on="f" focussize="0,0"/>
          <v:stroke on="f" joinstyle="miter"/>
          <v:imagedata o:title=""/>
          <o:lock v:ext="edit"/>
          <v:textbox inset="0mm,0mm,0mm,0mm">
            <w:txbxContent>
              <w:p w14:paraId="1CBDD513">
                <w:pPr>
                  <w:spacing w:before="21"/>
                  <w:ind w:left="105"/>
                  <w:rPr>
                    <w:rFonts w:ascii="Arial"/>
                    <w:b/>
                  </w:rPr>
                </w:pPr>
                <w:r>
                  <w:fldChar w:fldCharType="begin"/>
                </w:r>
                <w:r>
                  <w:rPr>
                    <w:rFonts w:ascii="Arial"/>
                    <w:b/>
                  </w:rPr>
                  <w:instrText xml:space="preserve"> PAGE </w:instrText>
                </w:r>
                <w:r>
                  <w:fldChar w:fldCharType="separate"/>
                </w:r>
                <w:r>
                  <w:t>10</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B6781">
    <w:pPr>
      <w:pStyle w:val="4"/>
      <w:spacing w:line="14" w:lineRule="auto"/>
      <w:jc w:val="left"/>
      <w:rPr>
        <w:sz w:val="20"/>
      </w:rPr>
    </w:pPr>
    <w:r>
      <w:pict>
        <v:line id="_x0000_s1027" o:spid="_x0000_s1027" o:spt="20" style="position:absolute;left:0pt;margin-left:47.7pt;margin-top:776.45pt;height:0pt;width:502.1pt;mso-position-horizontal-relative:page;mso-position-vertical-relative:page;z-index:-251654144;mso-width-relative:page;mso-height-relative:page;" coordsize="21600,21600">
          <v:path arrowok="t"/>
          <v:fill focussize="0,0"/>
          <v:stroke weight="0.498031496062992pt"/>
          <v:imagedata o:title=""/>
          <o:lock v:ext="edit"/>
        </v:line>
      </w:pict>
    </w:r>
    <w:r>
      <w:pict>
        <v:shape id="_x0000_s1026" o:spid="_x0000_s1026" o:spt="202" type="#_x0000_t202" style="position:absolute;left:0pt;margin-left:46.7pt;margin-top:777.25pt;height:15.8pt;width:49.15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407206D1">
                <w:pPr>
                  <w:spacing w:before="21"/>
                  <w:ind w:left="20"/>
                  <w:rPr>
                    <w:rFonts w:ascii="Arial"/>
                    <w:b/>
                  </w:rPr>
                </w:pPr>
              </w:p>
            </w:txbxContent>
          </v:textbox>
        </v:shape>
      </w:pict>
    </w:r>
    <w:r>
      <w:pict>
        <v:shape id="_x0000_s1025" o:spid="_x0000_s1025" o:spt="202" type="#_x0000_t202" style="position:absolute;left:0pt;margin-top:0pt;height:15.8pt;width:20.5pt;mso-position-horizontal:center;mso-position-horizontal-relative:margin;z-index:251664384;mso-width-relative:page;mso-height-relative:page;" filled="f" stroked="f" coordsize="21600,21600">
          <v:path/>
          <v:fill on="f" focussize="0,0"/>
          <v:stroke on="f" joinstyle="miter"/>
          <v:imagedata o:title=""/>
          <o:lock v:ext="edit"/>
          <v:textbox inset="0mm,0mm,0mm,0mm">
            <w:txbxContent>
              <w:p w14:paraId="4CF51A2C">
                <w:pPr>
                  <w:spacing w:before="21"/>
                  <w:ind w:left="105"/>
                  <w:rPr>
                    <w:rFonts w:ascii="Arial"/>
                    <w:b/>
                  </w:rPr>
                </w:pPr>
                <w:r>
                  <w:fldChar w:fldCharType="begin"/>
                </w:r>
                <w:r>
                  <w:rPr>
                    <w:rFonts w:ascii="Arial"/>
                    <w:b/>
                  </w:rPr>
                  <w:instrText xml:space="preserve"> PAGE </w:instrText>
                </w:r>
                <w:r>
                  <w:fldChar w:fldCharType="separate"/>
                </w:r>
                <w:r>
                  <w:t>10</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326CA">
    <w:pPr>
      <w:pStyle w:val="4"/>
      <w:spacing w:line="14" w:lineRule="auto"/>
      <w:jc w:val="left"/>
      <w:rPr>
        <w:sz w:val="20"/>
      </w:rPr>
    </w:pPr>
    <w:r>
      <w:pict>
        <v:line id="_x0000_s1036" o:spid="_x0000_s1036" o:spt="20" style="position:absolute;left:0pt;margin-left:47.7pt;margin-top:59.65pt;height:0pt;width:502.1pt;mso-position-horizontal-relative:page;mso-position-vertical-relative:page;z-index:-251651072;mso-width-relative:page;mso-height-relative:page;" coordsize="21600,21600">
          <v:path arrowok="t"/>
          <v:fill focussize="0,0"/>
          <v:stroke weight="0.498031496062992pt"/>
          <v:imagedata o:title=""/>
          <o:lock v:ext="edit"/>
        </v:line>
      </w:pict>
    </w:r>
    <w:r>
      <w:pict>
        <v:shape id="_x0000_s1035" o:spid="_x0000_s1035" o:spt="202" type="#_x0000_t202" style="position:absolute;left:0pt;margin-left:46.7pt;margin-top:37.75pt;height:15.85pt;width:69.05pt;mso-position-horizontal-relative:page;mso-position-vertical-relative:page;z-index:-251649024;mso-width-relative:page;mso-height-relative:page;" filled="f" stroked="f" coordsize="21600,21600">
          <v:path/>
          <v:fill on="f" focussize="0,0"/>
          <v:stroke on="f" joinstyle="miter"/>
          <v:imagedata o:title=""/>
          <o:lock v:ext="edit"/>
          <v:textbox inset="0mm,0mm,0mm,0mm">
            <w:txbxContent>
              <w:p w14:paraId="247D478B">
                <w:pPr>
                  <w:spacing w:before="22"/>
                  <w:ind w:left="20"/>
                  <w:rPr>
                    <w:rFonts w:ascii="Arial"/>
                    <w:b/>
                    <w:i/>
                  </w:rPr>
                </w:pPr>
              </w:p>
            </w:txbxContent>
          </v:textbox>
        </v:shape>
      </w:pict>
    </w:r>
    <w:r>
      <w:pict>
        <v:shape id="_x0000_s1034" o:spid="_x0000_s1034" o:spt="202" type="#_x0000_t202" style="position:absolute;left:0pt;margin-left:478.8pt;margin-top:37.8pt;height:15.8pt;width:72.05pt;mso-position-horizontal-relative:page;mso-position-vertical-relative:page;z-index:-251646976;mso-width-relative:page;mso-height-relative:page;" filled="f" stroked="f" coordsize="21600,21600">
          <v:path/>
          <v:fill on="f" focussize="0,0"/>
          <v:stroke on="f" joinstyle="miter"/>
          <v:imagedata o:title=""/>
          <o:lock v:ext="edit"/>
          <v:textbox inset="0mm,0mm,0mm,0mm">
            <w:txbxContent>
              <w:p w14:paraId="0D8DE7FE">
                <w:pPr>
                  <w:spacing w:before="21"/>
                  <w:ind w:left="20"/>
                  <w:rPr>
                    <w:rFonts w:ascii="Arial"/>
                    <w:b/>
                  </w:rPr>
                </w:pPr>
              </w:p>
              <w:p w14:paraId="1809C3E2">
                <w:pPr>
                  <w:spacing w:before="21"/>
                  <w:ind w:left="20"/>
                  <w:rPr>
                    <w:rFonts w:ascii="Arial"/>
                    <w:b/>
                  </w:rPr>
                </w:pP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860F1">
    <w:pPr>
      <w:pStyle w:val="4"/>
      <w:spacing w:line="14" w:lineRule="auto"/>
      <w:jc w:val="left"/>
      <w:rPr>
        <w:sz w:val="20"/>
      </w:rPr>
    </w:pPr>
    <w:r>
      <w:pict>
        <v:line id="_x0000_s1030" o:spid="_x0000_s1030" o:spt="20" style="position:absolute;left:0pt;margin-left:47.7pt;margin-top:59.65pt;height:0pt;width:502.1pt;mso-position-horizontal-relative:page;mso-position-vertical-relative:page;z-index:-251657216;mso-width-relative:page;mso-height-relative:page;" coordsize="21600,21600">
          <v:path arrowok="t"/>
          <v:fill focussize="0,0"/>
          <v:stroke weight="0.498031496062992pt"/>
          <v:imagedata o:title=""/>
          <o:lock v:ext="edit"/>
        </v:line>
      </w:pict>
    </w:r>
    <w:r>
      <w:pict>
        <v:shape id="_x0000_s1029" o:spid="_x0000_s1029" o:spt="202" type="#_x0000_t202" style="position:absolute;left:0pt;margin-left:46.7pt;margin-top:37.75pt;height:15.85pt;width:69.0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14:paraId="001F1942">
                <w:pPr>
                  <w:spacing w:before="22"/>
                  <w:ind w:left="20"/>
                  <w:rPr>
                    <w:rFonts w:ascii="Arial"/>
                    <w:b/>
                    <w:i/>
                  </w:rPr>
                </w:pPr>
              </w:p>
            </w:txbxContent>
          </v:textbox>
        </v:shape>
      </w:pict>
    </w:r>
    <w:r>
      <w:pict>
        <v:shape id="_x0000_s1028" o:spid="_x0000_s1028" o:spt="202" type="#_x0000_t202" style="position:absolute;left:0pt;margin-left:478.8pt;margin-top:37.8pt;height:15.8pt;width:72.05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00D9389D">
                <w:pPr>
                  <w:spacing w:before="21"/>
                  <w:ind w:left="20"/>
                  <w:rPr>
                    <w:rFonts w:ascii="Arial"/>
                    <w:b/>
                  </w:rPr>
                </w:pPr>
              </w:p>
              <w:p w14:paraId="285D85C6">
                <w:pPr>
                  <w:spacing w:before="21"/>
                  <w:ind w:left="20"/>
                  <w:rPr>
                    <w:rFonts w:ascii="Arial"/>
                    <w:b/>
                  </w:rPr>
                </w:pP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533" w:hanging="180"/>
        <w:jc w:val="right"/>
      </w:pPr>
      <w:rPr>
        <w:rFonts w:hint="default" w:ascii="Times New Roman" w:hAnsi="Times New Roman" w:eastAsia="Times New Roman" w:cs="Times New Roman"/>
        <w:b/>
        <w:bCs/>
        <w:w w:val="74"/>
        <w:sz w:val="24"/>
        <w:szCs w:val="24"/>
      </w:rPr>
    </w:lvl>
    <w:lvl w:ilvl="1" w:tentative="0">
      <w:start w:val="0"/>
      <w:numFmt w:val="bullet"/>
      <w:lvlText w:val="•"/>
      <w:lvlJc w:val="left"/>
      <w:pPr>
        <w:ind w:left="1522" w:hanging="180"/>
      </w:pPr>
      <w:rPr>
        <w:rFonts w:hint="default"/>
      </w:rPr>
    </w:lvl>
    <w:lvl w:ilvl="2" w:tentative="0">
      <w:start w:val="0"/>
      <w:numFmt w:val="bullet"/>
      <w:lvlText w:val="•"/>
      <w:lvlJc w:val="left"/>
      <w:pPr>
        <w:ind w:left="2505" w:hanging="180"/>
      </w:pPr>
      <w:rPr>
        <w:rFonts w:hint="default"/>
      </w:rPr>
    </w:lvl>
    <w:lvl w:ilvl="3" w:tentative="0">
      <w:start w:val="0"/>
      <w:numFmt w:val="bullet"/>
      <w:lvlText w:val="•"/>
      <w:lvlJc w:val="left"/>
      <w:pPr>
        <w:ind w:left="3487" w:hanging="180"/>
      </w:pPr>
      <w:rPr>
        <w:rFonts w:hint="default"/>
      </w:rPr>
    </w:lvl>
    <w:lvl w:ilvl="4" w:tentative="0">
      <w:start w:val="0"/>
      <w:numFmt w:val="bullet"/>
      <w:lvlText w:val="•"/>
      <w:lvlJc w:val="left"/>
      <w:pPr>
        <w:ind w:left="4470" w:hanging="180"/>
      </w:pPr>
      <w:rPr>
        <w:rFonts w:hint="default"/>
      </w:rPr>
    </w:lvl>
    <w:lvl w:ilvl="5" w:tentative="0">
      <w:start w:val="0"/>
      <w:numFmt w:val="bullet"/>
      <w:lvlText w:val="•"/>
      <w:lvlJc w:val="left"/>
      <w:pPr>
        <w:ind w:left="5452" w:hanging="180"/>
      </w:pPr>
      <w:rPr>
        <w:rFonts w:hint="default"/>
      </w:rPr>
    </w:lvl>
    <w:lvl w:ilvl="6" w:tentative="0">
      <w:start w:val="0"/>
      <w:numFmt w:val="bullet"/>
      <w:lvlText w:val="•"/>
      <w:lvlJc w:val="left"/>
      <w:pPr>
        <w:ind w:left="6435" w:hanging="180"/>
      </w:pPr>
      <w:rPr>
        <w:rFonts w:hint="default"/>
      </w:rPr>
    </w:lvl>
    <w:lvl w:ilvl="7" w:tentative="0">
      <w:start w:val="0"/>
      <w:numFmt w:val="bullet"/>
      <w:lvlText w:val="•"/>
      <w:lvlJc w:val="left"/>
      <w:pPr>
        <w:ind w:left="7417" w:hanging="180"/>
      </w:pPr>
      <w:rPr>
        <w:rFonts w:hint="default"/>
      </w:rPr>
    </w:lvl>
    <w:lvl w:ilvl="8" w:tentative="0">
      <w:start w:val="0"/>
      <w:numFmt w:val="bullet"/>
      <w:lvlText w:val="•"/>
      <w:lvlJc w:val="left"/>
      <w:pPr>
        <w:ind w:left="8400" w:hanging="180"/>
      </w:pPr>
      <w:rPr>
        <w:rFonts w:hint="default"/>
      </w:rPr>
    </w:lvl>
  </w:abstractNum>
  <w:abstractNum w:abstractNumId="1">
    <w:nsid w:val="0053208E"/>
    <w:multiLevelType w:val="multilevel"/>
    <w:tmpl w:val="0053208E"/>
    <w:lvl w:ilvl="0" w:tentative="0">
      <w:start w:val="1"/>
      <w:numFmt w:val="decimal"/>
      <w:lvlText w:val="%1"/>
      <w:lvlJc w:val="left"/>
      <w:pPr>
        <w:ind w:left="577" w:hanging="404"/>
      </w:pPr>
      <w:rPr>
        <w:rFonts w:hint="default" w:ascii="Arial" w:hAnsi="Arial" w:eastAsia="Arial" w:cs="Arial"/>
        <w:b/>
        <w:bCs/>
        <w:color w:val="231F20"/>
        <w:w w:val="99"/>
        <w:sz w:val="26"/>
        <w:szCs w:val="26"/>
      </w:rPr>
    </w:lvl>
    <w:lvl w:ilvl="1" w:tentative="0">
      <w:start w:val="1"/>
      <w:numFmt w:val="decimal"/>
      <w:lvlText w:val="%1.%2"/>
      <w:lvlJc w:val="left"/>
      <w:pPr>
        <w:ind w:left="700" w:hanging="572"/>
      </w:pPr>
      <w:rPr>
        <w:rFonts w:hint="default" w:ascii="Arial" w:hAnsi="Arial" w:eastAsia="Arial" w:cs="Arial"/>
        <w:b/>
        <w:bCs/>
        <w:w w:val="99"/>
        <w:sz w:val="24"/>
        <w:szCs w:val="24"/>
      </w:rPr>
    </w:lvl>
    <w:lvl w:ilvl="2" w:tentative="0">
      <w:start w:val="0"/>
      <w:numFmt w:val="bullet"/>
      <w:lvlText w:val="•"/>
      <w:lvlJc w:val="left"/>
      <w:pPr>
        <w:ind w:left="740" w:hanging="572"/>
      </w:pPr>
      <w:rPr>
        <w:rFonts w:hint="default"/>
      </w:rPr>
    </w:lvl>
    <w:lvl w:ilvl="3" w:tentative="0">
      <w:start w:val="0"/>
      <w:numFmt w:val="bullet"/>
      <w:lvlText w:val="•"/>
      <w:lvlJc w:val="left"/>
      <w:pPr>
        <w:ind w:left="1943" w:hanging="572"/>
      </w:pPr>
      <w:rPr>
        <w:rFonts w:hint="default"/>
      </w:rPr>
    </w:lvl>
    <w:lvl w:ilvl="4" w:tentative="0">
      <w:start w:val="0"/>
      <w:numFmt w:val="bullet"/>
      <w:lvlText w:val="•"/>
      <w:lvlJc w:val="left"/>
      <w:pPr>
        <w:ind w:left="3146" w:hanging="572"/>
      </w:pPr>
      <w:rPr>
        <w:rFonts w:hint="default"/>
      </w:rPr>
    </w:lvl>
    <w:lvl w:ilvl="5" w:tentative="0">
      <w:start w:val="0"/>
      <w:numFmt w:val="bullet"/>
      <w:lvlText w:val="•"/>
      <w:lvlJc w:val="left"/>
      <w:pPr>
        <w:ind w:left="4349" w:hanging="572"/>
      </w:pPr>
      <w:rPr>
        <w:rFonts w:hint="default"/>
      </w:rPr>
    </w:lvl>
    <w:lvl w:ilvl="6" w:tentative="0">
      <w:start w:val="0"/>
      <w:numFmt w:val="bullet"/>
      <w:lvlText w:val="•"/>
      <w:lvlJc w:val="left"/>
      <w:pPr>
        <w:ind w:left="5552" w:hanging="572"/>
      </w:pPr>
      <w:rPr>
        <w:rFonts w:hint="default"/>
      </w:rPr>
    </w:lvl>
    <w:lvl w:ilvl="7" w:tentative="0">
      <w:start w:val="0"/>
      <w:numFmt w:val="bullet"/>
      <w:lvlText w:val="•"/>
      <w:lvlJc w:val="left"/>
      <w:pPr>
        <w:ind w:left="6755" w:hanging="572"/>
      </w:pPr>
      <w:rPr>
        <w:rFonts w:hint="default"/>
      </w:rPr>
    </w:lvl>
    <w:lvl w:ilvl="8" w:tentative="0">
      <w:start w:val="0"/>
      <w:numFmt w:val="bullet"/>
      <w:lvlText w:val="•"/>
      <w:lvlJc w:val="left"/>
      <w:pPr>
        <w:ind w:left="7959" w:hanging="572"/>
      </w:pPr>
      <w:rPr>
        <w:rFonts w:hint="default"/>
      </w:rPr>
    </w:lvl>
  </w:abstractNum>
  <w:abstractNum w:abstractNumId="2">
    <w:nsid w:val="17BE1851"/>
    <w:multiLevelType w:val="multilevel"/>
    <w:tmpl w:val="17BE1851"/>
    <w:lvl w:ilvl="0" w:tentative="0">
      <w:start w:val="1"/>
      <w:numFmt w:val="bullet"/>
      <w:lvlText w:val=""/>
      <w:lvlJc w:val="left"/>
      <w:pPr>
        <w:tabs>
          <w:tab w:val="left" w:pos="720"/>
        </w:tabs>
        <w:ind w:left="720" w:hanging="360"/>
      </w:pPr>
      <w:rPr>
        <w:rFonts w:hint="default" w:ascii="Symbol" w:hAnsi="Symbol"/>
        <w:sz w:val="20"/>
      </w:rPr>
    </w:lvl>
    <w:lvl w:ilvl="1" w:tentative="0">
      <w:start w:val="9"/>
      <w:numFmt w:val="decimal"/>
      <w:lvlText w:val="%2."/>
      <w:lvlJc w:val="left"/>
      <w:pPr>
        <w:ind w:left="1440" w:hanging="360"/>
      </w:pPr>
      <w:rPr>
        <w:rFonts w:hint="default"/>
      </w:rPr>
    </w:lvl>
    <w:lvl w:ilvl="2" w:tentative="0">
      <w:start w:val="53"/>
      <w:numFmt w:val="decimal"/>
      <w:lvlText w:val="%3."/>
      <w:lvlJc w:val="left"/>
      <w:pPr>
        <w:ind w:left="2160" w:hanging="360"/>
      </w:pPr>
      <w:rPr>
        <w:rFonts w:hint="default"/>
        <w:i/>
        <w:sz w:val="22"/>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EE41CEB"/>
    <w:multiLevelType w:val="multilevel"/>
    <w:tmpl w:val="2EE41CEB"/>
    <w:lvl w:ilvl="0" w:tentative="0">
      <w:start w:val="1"/>
      <w:numFmt w:val="bullet"/>
      <w:lvlText w:val=""/>
      <w:lvlJc w:val="left"/>
      <w:pPr>
        <w:tabs>
          <w:tab w:val="left" w:pos="720"/>
        </w:tabs>
        <w:ind w:left="720" w:hanging="360"/>
      </w:pPr>
      <w:rPr>
        <w:rFonts w:hint="default" w:ascii="Symbol" w:hAnsi="Symbol"/>
        <w:sz w:val="20"/>
      </w:rPr>
    </w:lvl>
    <w:lvl w:ilvl="1" w:tentative="0">
      <w:start w:val="18"/>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BF7E39"/>
    <w:multiLevelType w:val="multilevel"/>
    <w:tmpl w:val="2FBF7E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ascii="Times" w:hAnsi="Times" w:eastAsia="宋体" w:cs="Times New Roman"/>
      </w:rPr>
    </w:lvl>
    <w:lvl w:ilvl="2" w:tentative="0">
      <w:start w:val="7"/>
      <w:numFmt w:val="decimal"/>
      <w:lvlText w:val="%3)"/>
      <w:lvlJc w:val="left"/>
      <w:pPr>
        <w:ind w:left="2160" w:hanging="360"/>
      </w:pPr>
      <w:rPr>
        <w:rFonts w:hint="default"/>
      </w:rPr>
    </w:lvl>
    <w:lvl w:ilvl="3" w:tentative="0">
      <w:start w:val="3"/>
      <w:numFmt w:val="bullet"/>
      <w:lvlText w:val="·"/>
      <w:lvlJc w:val="left"/>
      <w:pPr>
        <w:ind w:left="2880" w:hanging="360"/>
      </w:pPr>
      <w:rPr>
        <w:rFonts w:hint="eastAsia" w:ascii="等线" w:hAnsi="等线" w:eastAsia="等线" w:cs="Times New Roman"/>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2"/>
  </w:num>
  <w:num w:numId="3">
    <w:abstractNumId w:val="4"/>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ditor-Z">
    <w15:presenceInfo w15:providerId="None" w15:userId="Editor-Z"/>
  </w15:person>
  <w15:person w15:author="zhao bryan">
    <w15:presenceInfo w15:providerId="Windows Live" w15:userId="07527b02aeaf2e61"/>
  </w15:person>
  <w15:person w15:author="赵启帆">
    <w15:presenceInfo w15:providerId="WPS Office" w15:userId="42431323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trackRevisions w:val="1"/>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ulTrailSpace/>
    <w:doNotExpandShiftReturn/>
    <w:doNotWrapTextWithPunct/>
    <w:doNotUseEastAsianBreakRules/>
    <w:useFELayout/>
    <w:compatSetting w:name="compatibilityMode" w:uri="http://schemas.microsoft.com/office/word" w:val="12"/>
  </w:compat>
  <w:rsids>
    <w:rsidRoot w:val="009C048A"/>
    <w:rsid w:val="000C70C3"/>
    <w:rsid w:val="000D3478"/>
    <w:rsid w:val="000F5669"/>
    <w:rsid w:val="001747F2"/>
    <w:rsid w:val="00176940"/>
    <w:rsid w:val="001B796C"/>
    <w:rsid w:val="001B7EA2"/>
    <w:rsid w:val="001C45E1"/>
    <w:rsid w:val="001F1796"/>
    <w:rsid w:val="0020210B"/>
    <w:rsid w:val="00247389"/>
    <w:rsid w:val="00276C9B"/>
    <w:rsid w:val="002929ED"/>
    <w:rsid w:val="002A0F41"/>
    <w:rsid w:val="002A4B08"/>
    <w:rsid w:val="002C3FFB"/>
    <w:rsid w:val="002D0FCB"/>
    <w:rsid w:val="002D6276"/>
    <w:rsid w:val="00310951"/>
    <w:rsid w:val="00310EDB"/>
    <w:rsid w:val="00332EBF"/>
    <w:rsid w:val="00367724"/>
    <w:rsid w:val="003C553A"/>
    <w:rsid w:val="003E2BD1"/>
    <w:rsid w:val="00430493"/>
    <w:rsid w:val="00441262"/>
    <w:rsid w:val="0046078B"/>
    <w:rsid w:val="00462F10"/>
    <w:rsid w:val="00467C30"/>
    <w:rsid w:val="00473546"/>
    <w:rsid w:val="00476119"/>
    <w:rsid w:val="004765FA"/>
    <w:rsid w:val="004A6F87"/>
    <w:rsid w:val="00504721"/>
    <w:rsid w:val="00597DC1"/>
    <w:rsid w:val="005A0B30"/>
    <w:rsid w:val="005F3C32"/>
    <w:rsid w:val="006308FF"/>
    <w:rsid w:val="006D204D"/>
    <w:rsid w:val="006D775C"/>
    <w:rsid w:val="006E6B9B"/>
    <w:rsid w:val="00740E69"/>
    <w:rsid w:val="00751DB9"/>
    <w:rsid w:val="007E2CD2"/>
    <w:rsid w:val="007E3E65"/>
    <w:rsid w:val="00800BE1"/>
    <w:rsid w:val="0081038A"/>
    <w:rsid w:val="0081596C"/>
    <w:rsid w:val="00856C11"/>
    <w:rsid w:val="00887D1B"/>
    <w:rsid w:val="00895A44"/>
    <w:rsid w:val="00897506"/>
    <w:rsid w:val="00923FE5"/>
    <w:rsid w:val="009260F3"/>
    <w:rsid w:val="0099771E"/>
    <w:rsid w:val="009A072B"/>
    <w:rsid w:val="009A7F13"/>
    <w:rsid w:val="009C048A"/>
    <w:rsid w:val="00A34DC1"/>
    <w:rsid w:val="00A50FB5"/>
    <w:rsid w:val="00A57475"/>
    <w:rsid w:val="00A71988"/>
    <w:rsid w:val="00A9083E"/>
    <w:rsid w:val="00A95297"/>
    <w:rsid w:val="00AA7569"/>
    <w:rsid w:val="00AD29E5"/>
    <w:rsid w:val="00AE4F95"/>
    <w:rsid w:val="00B16D2A"/>
    <w:rsid w:val="00B1747D"/>
    <w:rsid w:val="00B6127D"/>
    <w:rsid w:val="00B61542"/>
    <w:rsid w:val="00BA795A"/>
    <w:rsid w:val="00BF46B2"/>
    <w:rsid w:val="00C67205"/>
    <w:rsid w:val="00CA7079"/>
    <w:rsid w:val="00CC69BD"/>
    <w:rsid w:val="00CE0BF4"/>
    <w:rsid w:val="00D47006"/>
    <w:rsid w:val="00D54B92"/>
    <w:rsid w:val="00D57201"/>
    <w:rsid w:val="00D57320"/>
    <w:rsid w:val="00D62404"/>
    <w:rsid w:val="00DA0F4D"/>
    <w:rsid w:val="00DC03EA"/>
    <w:rsid w:val="00DC1043"/>
    <w:rsid w:val="00DE4914"/>
    <w:rsid w:val="00E153D6"/>
    <w:rsid w:val="00E50E3F"/>
    <w:rsid w:val="00E52E01"/>
    <w:rsid w:val="00E6622A"/>
    <w:rsid w:val="00E76D01"/>
    <w:rsid w:val="00EA45E9"/>
    <w:rsid w:val="00EB3011"/>
    <w:rsid w:val="00F01FB7"/>
    <w:rsid w:val="00F23078"/>
    <w:rsid w:val="00FB54DD"/>
    <w:rsid w:val="00FE14BE"/>
    <w:rsid w:val="016F4A91"/>
    <w:rsid w:val="03564FBC"/>
    <w:rsid w:val="04027224"/>
    <w:rsid w:val="054B2AF5"/>
    <w:rsid w:val="06287461"/>
    <w:rsid w:val="08CF0B04"/>
    <w:rsid w:val="0958005D"/>
    <w:rsid w:val="0EE81435"/>
    <w:rsid w:val="118D2620"/>
    <w:rsid w:val="1428562E"/>
    <w:rsid w:val="147123E2"/>
    <w:rsid w:val="166F3123"/>
    <w:rsid w:val="16832A38"/>
    <w:rsid w:val="16E428E1"/>
    <w:rsid w:val="176D6C21"/>
    <w:rsid w:val="17765C71"/>
    <w:rsid w:val="17B24116"/>
    <w:rsid w:val="1A3146DE"/>
    <w:rsid w:val="1BF36FB5"/>
    <w:rsid w:val="1C727BB8"/>
    <w:rsid w:val="1E5A5E4F"/>
    <w:rsid w:val="1EA00084"/>
    <w:rsid w:val="1EC41FC5"/>
    <w:rsid w:val="1FC6161C"/>
    <w:rsid w:val="21717B2A"/>
    <w:rsid w:val="263A29B5"/>
    <w:rsid w:val="2DC12CD9"/>
    <w:rsid w:val="2F775B8A"/>
    <w:rsid w:val="30784C36"/>
    <w:rsid w:val="32BE2789"/>
    <w:rsid w:val="341868E0"/>
    <w:rsid w:val="34F85173"/>
    <w:rsid w:val="36740AF7"/>
    <w:rsid w:val="36D466AD"/>
    <w:rsid w:val="3785416A"/>
    <w:rsid w:val="3BD258C9"/>
    <w:rsid w:val="3BF2685E"/>
    <w:rsid w:val="3DFB09DB"/>
    <w:rsid w:val="3F3F6DE8"/>
    <w:rsid w:val="41B24535"/>
    <w:rsid w:val="43541621"/>
    <w:rsid w:val="445C1CEB"/>
    <w:rsid w:val="44762A04"/>
    <w:rsid w:val="4704723E"/>
    <w:rsid w:val="473D7394"/>
    <w:rsid w:val="47747AC5"/>
    <w:rsid w:val="481A5AC3"/>
    <w:rsid w:val="48954CDB"/>
    <w:rsid w:val="495F7F1C"/>
    <w:rsid w:val="49AE0344"/>
    <w:rsid w:val="4AFB21C8"/>
    <w:rsid w:val="4B947B67"/>
    <w:rsid w:val="4E4A2A5E"/>
    <w:rsid w:val="4F9B5B7A"/>
    <w:rsid w:val="525D0267"/>
    <w:rsid w:val="5516017D"/>
    <w:rsid w:val="55376345"/>
    <w:rsid w:val="59BD234E"/>
    <w:rsid w:val="5C0478C7"/>
    <w:rsid w:val="5E7E3139"/>
    <w:rsid w:val="5F6917F1"/>
    <w:rsid w:val="5FB72427"/>
    <w:rsid w:val="617E7470"/>
    <w:rsid w:val="61F40B58"/>
    <w:rsid w:val="65303189"/>
    <w:rsid w:val="66C25623"/>
    <w:rsid w:val="69671FF1"/>
    <w:rsid w:val="6C3B3BC2"/>
    <w:rsid w:val="70843FC6"/>
    <w:rsid w:val="739A5FC5"/>
    <w:rsid w:val="73AC5D9C"/>
    <w:rsid w:val="74313D41"/>
    <w:rsid w:val="74DF7409"/>
    <w:rsid w:val="762D3D39"/>
    <w:rsid w:val="790F61C2"/>
    <w:rsid w:val="7B593CC6"/>
    <w:rsid w:val="7C151FF6"/>
    <w:rsid w:val="7EDB7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9"/>
    <w:qFormat/>
    <w:uiPriority w:val="1"/>
    <w:pPr>
      <w:ind w:left="128"/>
      <w:outlineLvl w:val="0"/>
    </w:pPr>
    <w:rPr>
      <w:rFonts w:ascii="Arial" w:hAnsi="Arial" w:eastAsia="Arial" w:cs="Arial"/>
      <w:b/>
      <w:bCs/>
      <w:sz w:val="26"/>
      <w:szCs w:val="26"/>
    </w:rPr>
  </w:style>
  <w:style w:type="paragraph" w:styleId="3">
    <w:name w:val="heading 2"/>
    <w:basedOn w:val="1"/>
    <w:link w:val="20"/>
    <w:qFormat/>
    <w:uiPriority w:val="1"/>
    <w:pPr>
      <w:ind w:left="745" w:hanging="572"/>
      <w:outlineLvl w:val="1"/>
    </w:pPr>
    <w:rPr>
      <w:rFonts w:ascii="Arial" w:hAnsi="Arial" w:eastAsia="Arial" w:cs="Arial"/>
      <w:b/>
      <w:bCs/>
      <w:sz w:val="24"/>
      <w:szCs w:val="24"/>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w:basedOn w:val="1"/>
    <w:link w:val="17"/>
    <w:qFormat/>
    <w:uiPriority w:val="1"/>
    <w:pPr>
      <w:jc w:val="both"/>
    </w:pPr>
    <w:rPr>
      <w:sz w:val="24"/>
      <w:szCs w:val="24"/>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6">
    <w:name w:val="Normal (Web)"/>
    <w:basedOn w:val="1"/>
    <w:qFormat/>
    <w:uiPriority w:val="0"/>
    <w:pPr>
      <w:spacing w:beforeAutospacing="1" w:afterAutospacing="1"/>
    </w:pPr>
    <w:rPr>
      <w:sz w:val="24"/>
      <w:lang w:eastAsia="zh-CN"/>
    </w:rPr>
  </w:style>
  <w:style w:type="paragraph" w:styleId="7">
    <w:name w:val="Title"/>
    <w:basedOn w:val="1"/>
    <w:link w:val="21"/>
    <w:qFormat/>
    <w:uiPriority w:val="1"/>
    <w:pPr>
      <w:spacing w:before="104"/>
      <w:ind w:left="128" w:right="1509"/>
    </w:pPr>
    <w:rPr>
      <w:rFonts w:ascii="Arial" w:hAnsi="Arial" w:eastAsia="Arial" w:cs="Arial"/>
      <w:b/>
      <w:bCs/>
      <w:sz w:val="40"/>
      <w:szCs w:val="40"/>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line number"/>
    <w:basedOn w:val="9"/>
    <w:qFormat/>
    <w:uiPriority w:val="0"/>
  </w:style>
  <w:style w:type="character" w:styleId="13">
    <w:name w:val="Hyperlink"/>
    <w:basedOn w:val="9"/>
    <w:qFormat/>
    <w:uiPriority w:val="0"/>
    <w:rPr>
      <w:color w:val="0000FF"/>
      <w:u w:val="single"/>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spacing w:before="2"/>
      <w:ind w:left="487" w:hanging="359"/>
      <w:jc w:val="both"/>
    </w:pPr>
  </w:style>
  <w:style w:type="paragraph" w:customStyle="1" w:styleId="16">
    <w:name w:val="Table Paragraph"/>
    <w:basedOn w:val="1"/>
    <w:qFormat/>
    <w:uiPriority w:val="1"/>
    <w:pPr>
      <w:spacing w:before="2"/>
      <w:ind w:right="94"/>
      <w:jc w:val="center"/>
    </w:pPr>
  </w:style>
  <w:style w:type="character" w:customStyle="1" w:styleId="17">
    <w:name w:val="正文文本 字符"/>
    <w:basedOn w:val="9"/>
    <w:link w:val="4"/>
    <w:qFormat/>
    <w:uiPriority w:val="1"/>
    <w:rPr>
      <w:rFonts w:eastAsia="Times New Roman"/>
      <w:sz w:val="24"/>
      <w:szCs w:val="24"/>
      <w:lang w:eastAsia="en-US"/>
    </w:rPr>
  </w:style>
  <w:style w:type="character" w:customStyle="1" w:styleId="18">
    <w:name w:val="未处理的提及1"/>
    <w:basedOn w:val="9"/>
    <w:semiHidden/>
    <w:unhideWhenUsed/>
    <w:qFormat/>
    <w:uiPriority w:val="99"/>
    <w:rPr>
      <w:color w:val="605E5C"/>
      <w:shd w:val="clear" w:color="auto" w:fill="E1DFDD"/>
    </w:rPr>
  </w:style>
  <w:style w:type="character" w:customStyle="1" w:styleId="19">
    <w:name w:val="标题 1 字符"/>
    <w:basedOn w:val="9"/>
    <w:link w:val="2"/>
    <w:uiPriority w:val="1"/>
    <w:rPr>
      <w:rFonts w:ascii="Arial" w:hAnsi="Arial" w:eastAsia="Arial" w:cs="Arial"/>
      <w:b/>
      <w:bCs/>
      <w:sz w:val="26"/>
      <w:szCs w:val="26"/>
      <w:lang w:eastAsia="en-US"/>
    </w:rPr>
  </w:style>
  <w:style w:type="character" w:customStyle="1" w:styleId="20">
    <w:name w:val="标题 2 字符"/>
    <w:basedOn w:val="9"/>
    <w:link w:val="3"/>
    <w:qFormat/>
    <w:uiPriority w:val="1"/>
    <w:rPr>
      <w:rFonts w:ascii="Arial" w:hAnsi="Arial" w:eastAsia="Arial" w:cs="Arial"/>
      <w:b/>
      <w:bCs/>
      <w:sz w:val="24"/>
      <w:szCs w:val="24"/>
      <w:lang w:eastAsia="en-US"/>
    </w:rPr>
  </w:style>
  <w:style w:type="character" w:customStyle="1" w:styleId="21">
    <w:name w:val="标题 字符"/>
    <w:basedOn w:val="9"/>
    <w:link w:val="7"/>
    <w:qFormat/>
    <w:uiPriority w:val="1"/>
    <w:rPr>
      <w:rFonts w:ascii="Arial" w:hAnsi="Arial" w:eastAsia="Arial" w:cs="Arial"/>
      <w:b/>
      <w:bCs/>
      <w:sz w:val="40"/>
      <w:szCs w:val="40"/>
      <w:lang w:eastAsia="en-US"/>
    </w:rPr>
  </w:style>
  <w:style w:type="paragraph" w:customStyle="1" w:styleId="22">
    <w:name w:val="Revision"/>
    <w:hidden/>
    <w:unhideWhenUsed/>
    <w:qFormat/>
    <w:uiPriority w:val="99"/>
    <w:rPr>
      <w:rFonts w:ascii="Times New Roman" w:hAnsi="Times New Roman" w:eastAsia="Times New Roma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Info spid="_x0000_s1025"/>
    <customShpInfo spid="_x0000_s2055"/>
    <customShpInfo spid="_x0000_s2054"/>
    <customShpInfo spid="_x0000_s2053"/>
    <customShpInfo spid="_x0000_s2052"/>
    <customShpInfo spid="_x0000_s205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2040</Words>
  <Characters>12487</Characters>
  <Lines>974</Lines>
  <Paragraphs>480</Paragraphs>
  <TotalTime>1</TotalTime>
  <ScaleCrop>false</ScaleCrop>
  <LinksUpToDate>false</LinksUpToDate>
  <CharactersWithSpaces>14483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2025-12-23T08:26:00Z</dcterms:created>
  <dc:creator>bryan</dc:creator>
  <cp:lastModifiedBy>赵启帆</cp:lastModifiedBy>
  <dcterms:modified xsi:type="dcterms:W3CDTF">2025-12-24T02:45:53Z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LaTeX with hyperref</vt:lpwstr>
  </property>
  <property fmtid="{D5CDD505-2E9C-101B-9397-08002B2CF9AE}" pid="4" name="LastSaved">
    <vt:filetime>2025-06-27T00:00:00Z</vt:filetime>
  </property>
  <property fmtid="{D5CDD505-2E9C-101B-9397-08002B2CF9AE}" pid="5" name="KSOTemplateDocerSaveRecord">
    <vt:lpwstr>eyJoZGlkIjoiODcyMDI4Zjg4MTkxZWRjYWM1ZmNjMjE3NzhiOTNiNGMiLCJ1c2VySWQiOiI3NjU5ODM3NzkifQ==</vt:lpwstr>
  </property>
  <property fmtid="{D5CDD505-2E9C-101B-9397-08002B2CF9AE}" pid="6" name="KSOProductBuildVer">
    <vt:lpwstr>2052-12.1.0.24034</vt:lpwstr>
  </property>
  <property fmtid="{D5CDD505-2E9C-101B-9397-08002B2CF9AE}" pid="7" name="ICV">
    <vt:lpwstr>CC0A4F3958824C9B9A076B35082C49F7_12</vt:lpwstr>
  </property>
</Properties>
</file>